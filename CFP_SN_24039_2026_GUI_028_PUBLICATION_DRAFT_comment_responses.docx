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10"/>
        </w:tabs>
        <w:spacing w:after="0" w:lineRule="auto"/>
        <w:ind w:right="0"/>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02">
      <w:pPr>
        <w:tabs>
          <w:tab w:val="left" w:leader="none" w:pos="810"/>
        </w:tabs>
        <w:spacing w:after="0" w:lineRule="auto"/>
        <w:ind w:right="0"/>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03">
      <w:pPr>
        <w:tabs>
          <w:tab w:val="left" w:leader="none" w:pos="810"/>
        </w:tabs>
        <w:spacing w:after="0" w:lineRule="auto"/>
        <w:ind w:right="0"/>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04">
      <w:pPr>
        <w:keepNext w:val="1"/>
        <w:keepLines w:val="1"/>
        <w:spacing w:after="0" w:line="276" w:lineRule="auto"/>
        <w:ind w:right="-60"/>
        <w:jc w:val="center"/>
        <w:rPr>
          <w:rFonts w:ascii="Open Sans" w:cs="Open Sans" w:eastAsia="Open Sans" w:hAnsi="Open Sans"/>
          <w:sz w:val="22"/>
          <w:szCs w:val="22"/>
        </w:rPr>
      </w:pPr>
      <w:r w:rsidDel="00000000" w:rsidR="00000000" w:rsidRPr="00000000">
        <w:rPr>
          <w:color w:val="666666"/>
          <w:sz w:val="14"/>
          <w:szCs w:val="14"/>
          <w:highlight w:val="white"/>
        </w:rPr>
        <w:drawing>
          <wp:inline distB="114300" distT="114300" distL="114300" distR="114300">
            <wp:extent cx="5847405" cy="889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47405"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tabs>
          <w:tab w:val="left" w:leader="none" w:pos="810"/>
        </w:tabs>
        <w:spacing w:after="0" w:lineRule="auto"/>
        <w:ind w:right="0"/>
        <w:jc w:val="center"/>
        <w:rPr>
          <w:rFonts w:ascii="Arial Black" w:cs="Arial Black" w:eastAsia="Arial Black" w:hAnsi="Arial Black"/>
          <w:b w:val="1"/>
          <w:bCs w:val="1"/>
          <w:color w:val="00ccb8"/>
          <w:sz w:val="54"/>
          <w:szCs w:val="54"/>
        </w:rPr>
      </w:pPr>
      <w:r w:rsidDel="00000000" w:rsidR="00000000" w:rsidRPr="00000000">
        <w:rPr>
          <w:rtl w:val="0"/>
        </w:rPr>
      </w:r>
    </w:p>
    <w:p w:rsidR="00000000" w:rsidDel="00000000" w:rsidP="00000000" w:rsidRDefault="00000000" w:rsidRPr="00000000" w14:paraId="00000006">
      <w:pPr>
        <w:tabs>
          <w:tab w:val="left" w:leader="none" w:pos="810"/>
        </w:tabs>
        <w:spacing w:after="0" w:lineRule="auto"/>
        <w:ind w:right="0"/>
        <w:jc w:val="center"/>
        <w:rPr>
          <w:rFonts w:ascii="Arial Black" w:cs="Arial Black" w:eastAsia="Arial Black" w:hAnsi="Arial Black"/>
          <w:b w:val="1"/>
          <w:bCs w:val="1"/>
          <w:color w:val="00ccb8"/>
          <w:sz w:val="54"/>
          <w:szCs w:val="54"/>
        </w:rPr>
      </w:pPr>
      <w:r w:rsidDel="00000000" w:rsidR="00000000" w:rsidRPr="00000000">
        <w:rPr>
          <w:rtl w:val="0"/>
        </w:rPr>
      </w:r>
    </w:p>
    <w:p w:rsidR="00000000" w:rsidDel="00000000" w:rsidP="00000000" w:rsidRDefault="00000000" w:rsidRPr="00000000" w14:paraId="00000007">
      <w:pPr>
        <w:tabs>
          <w:tab w:val="left" w:leader="none" w:pos="810"/>
        </w:tabs>
        <w:spacing w:after="0" w:lineRule="auto"/>
        <w:ind w:right="0"/>
        <w:jc w:val="center"/>
        <w:rPr>
          <w:rFonts w:ascii="Arial Black" w:cs="Arial Black" w:eastAsia="Arial Black" w:hAnsi="Arial Black"/>
          <w:b w:val="1"/>
          <w:bCs w:val="1"/>
          <w:color w:val="6aa84f"/>
          <w:sz w:val="96"/>
          <w:szCs w:val="96"/>
        </w:rPr>
      </w:pPr>
      <w:r w:rsidDel="00000000" w:rsidR="00000000" w:rsidRPr="00000000">
        <w:rPr>
          <w:rFonts w:ascii="Arial Black" w:cs="Arial Black" w:eastAsia="Arial Black" w:hAnsi="Arial Black"/>
          <w:b w:val="1"/>
          <w:bCs w:val="1"/>
          <w:color w:val="6aa84f"/>
          <w:sz w:val="96"/>
          <w:szCs w:val="96"/>
          <w:rtl w:val="0"/>
        </w:rPr>
        <w:t xml:space="preserve">CALL FOR </w:t>
      </w:r>
    </w:p>
    <w:p w:rsidR="00000000" w:rsidDel="00000000" w:rsidP="00000000" w:rsidRDefault="00000000" w:rsidRPr="00000000" w14:paraId="00000008">
      <w:pPr>
        <w:tabs>
          <w:tab w:val="left" w:leader="none" w:pos="810"/>
        </w:tabs>
        <w:spacing w:after="0" w:lineRule="auto"/>
        <w:ind w:right="0"/>
        <w:jc w:val="center"/>
        <w:rPr>
          <w:rFonts w:ascii="Arial Black" w:cs="Arial Black" w:eastAsia="Arial Black" w:hAnsi="Arial Black"/>
          <w:b w:val="1"/>
          <w:bCs w:val="1"/>
          <w:color w:val="009384"/>
          <w:sz w:val="96"/>
          <w:szCs w:val="96"/>
        </w:rPr>
      </w:pPr>
      <w:r w:rsidDel="00000000" w:rsidR="00000000" w:rsidRPr="00000000">
        <w:rPr>
          <w:rFonts w:ascii="Arial Black" w:cs="Arial Black" w:eastAsia="Arial Black" w:hAnsi="Arial Black"/>
          <w:b w:val="1"/>
          <w:bCs w:val="1"/>
          <w:color w:val="009384"/>
          <w:sz w:val="96"/>
          <w:szCs w:val="96"/>
          <w:rtl w:val="0"/>
        </w:rPr>
        <w:t xml:space="preserve">PROPOSALS</w:t>
      </w:r>
    </w:p>
    <w:p w:rsidR="00000000" w:rsidDel="00000000" w:rsidP="00000000" w:rsidRDefault="00000000" w:rsidRPr="00000000" w14:paraId="00000009">
      <w:pPr>
        <w:tabs>
          <w:tab w:val="left" w:leader="none" w:pos="810"/>
        </w:tabs>
        <w:spacing w:after="0" w:lineRule="auto"/>
        <w:ind w:right="0"/>
        <w:jc w:val="center"/>
        <w:rPr>
          <w:rFonts w:ascii="Arial Black" w:cs="Arial Black" w:eastAsia="Arial Black" w:hAnsi="Arial Black"/>
          <w:b w:val="1"/>
          <w:bCs w:val="1"/>
          <w:color w:val="009284"/>
          <w:sz w:val="96"/>
          <w:szCs w:val="96"/>
        </w:rPr>
      </w:pPr>
      <w:r w:rsidDel="00000000" w:rsidR="00000000" w:rsidRPr="00000000">
        <w:rPr>
          <w:rtl w:val="0"/>
        </w:rPr>
      </w:r>
    </w:p>
    <w:p w:rsidR="00000000" w:rsidDel="00000000" w:rsidP="00000000" w:rsidRDefault="00000000" w:rsidRPr="00000000" w14:paraId="0000000A">
      <w:pPr>
        <w:tabs>
          <w:tab w:val="left" w:leader="none" w:pos="810"/>
        </w:tabs>
        <w:spacing w:after="0" w:lineRule="auto"/>
        <w:ind w:right="404"/>
        <w:jc w:val="center"/>
        <w:rPr>
          <w:rFonts w:ascii="Arial Black" w:cs="Arial Black" w:eastAsia="Arial Black" w:hAnsi="Arial Black"/>
          <w:color w:val="009384"/>
          <w:sz w:val="28"/>
          <w:szCs w:val="28"/>
        </w:rPr>
      </w:pPr>
      <w:r w:rsidDel="00000000" w:rsidR="00000000" w:rsidRPr="00000000">
        <w:rPr>
          <w:rFonts w:ascii="Arial Black" w:cs="Arial Black" w:eastAsia="Arial Black" w:hAnsi="Arial Black"/>
          <w:color w:val="009384"/>
          <w:sz w:val="28"/>
          <w:szCs w:val="28"/>
          <w:rtl w:val="0"/>
        </w:rPr>
        <w:t xml:space="preserve">Strengthening Guinea’s national system for assessing, governing and financing responses to climate-induced loss and damage</w:t>
      </w:r>
      <w:r w:rsidDel="00000000" w:rsidR="00000000" w:rsidRPr="00000000">
        <w:rPr>
          <w:rtl w:val="0"/>
        </w:rPr>
      </w:r>
    </w:p>
    <w:p w:rsidR="00000000" w:rsidDel="00000000" w:rsidP="00000000" w:rsidRDefault="00000000" w:rsidRPr="00000000" w14:paraId="0000000B">
      <w:pPr>
        <w:tabs>
          <w:tab w:val="left" w:leader="none" w:pos="810"/>
        </w:tabs>
        <w:spacing w:after="0" w:lineRule="auto"/>
        <w:ind w:right="404"/>
        <w:jc w:val="center"/>
        <w:rPr>
          <w:rFonts w:ascii="Arial Black" w:cs="Arial Black" w:eastAsia="Arial Black" w:hAnsi="Arial Black"/>
          <w:color w:val="009284"/>
          <w:sz w:val="22"/>
          <w:szCs w:val="22"/>
        </w:rPr>
      </w:pPr>
      <w:r w:rsidDel="00000000" w:rsidR="00000000" w:rsidRPr="00000000">
        <w:rPr>
          <w:rtl w:val="0"/>
        </w:rPr>
      </w:r>
    </w:p>
    <w:p w:rsidR="00000000" w:rsidDel="00000000" w:rsidP="00000000" w:rsidRDefault="00000000" w:rsidRPr="00000000" w14:paraId="0000000C">
      <w:pPr>
        <w:tabs>
          <w:tab w:val="left" w:leader="none" w:pos="810"/>
        </w:tabs>
        <w:spacing w:after="0" w:line="360" w:lineRule="auto"/>
        <w:ind w:right="0"/>
        <w:jc w:val="center"/>
        <w:rPr>
          <w:color w:val="009284"/>
          <w:sz w:val="22"/>
          <w:szCs w:val="22"/>
        </w:rPr>
      </w:pPr>
      <w:r w:rsidDel="00000000" w:rsidR="00000000" w:rsidRPr="00000000">
        <w:rPr>
          <w:b w:val="1"/>
          <w:bCs w:val="1"/>
          <w:color w:val="009384"/>
          <w:sz w:val="22"/>
          <w:szCs w:val="22"/>
          <w:rtl w:val="0"/>
        </w:rPr>
        <w:t xml:space="preserve">CFP reference number:</w:t>
      </w:r>
      <w:r w:rsidDel="00000000" w:rsidR="00000000" w:rsidRPr="00000000">
        <w:rPr>
          <w:color w:val="009284"/>
          <w:sz w:val="22"/>
          <w:szCs w:val="22"/>
          <w:rtl w:val="0"/>
        </w:rPr>
        <w:t xml:space="preserve"> </w:t>
      </w:r>
      <w:r w:rsidDel="00000000" w:rsidR="00000000" w:rsidRPr="00000000">
        <w:rPr>
          <w:color w:val="1f1f1f"/>
          <w:sz w:val="22"/>
          <w:szCs w:val="22"/>
          <w:highlight w:val="white"/>
          <w:rtl w:val="0"/>
        </w:rPr>
        <w:t xml:space="preserve">CFP/SN/24039/20</w:t>
      </w:r>
      <w:r w:rsidDel="00000000" w:rsidR="00000000" w:rsidRPr="00000000">
        <w:rPr>
          <w:color w:val="1f1f1f"/>
          <w:sz w:val="22"/>
          <w:szCs w:val="22"/>
          <w:rtl w:val="0"/>
        </w:rPr>
        <w:t xml:space="preserve">26/</w:t>
      </w:r>
      <w:r w:rsidDel="00000000" w:rsidR="00000000" w:rsidRPr="00000000">
        <w:rPr>
          <w:color w:val="1f1f1f"/>
          <w:sz w:val="22"/>
          <w:szCs w:val="22"/>
          <w:rtl w:val="0"/>
        </w:rPr>
        <w:t xml:space="preserve">GUI/028</w:t>
      </w:r>
      <w:r w:rsidDel="00000000" w:rsidR="00000000" w:rsidRPr="00000000">
        <w:rPr>
          <w:rtl w:val="0"/>
        </w:rPr>
      </w:r>
    </w:p>
    <w:p w:rsidR="00000000" w:rsidDel="00000000" w:rsidP="00000000" w:rsidRDefault="00000000" w:rsidRPr="00000000" w14:paraId="0000000D">
      <w:pPr>
        <w:tabs>
          <w:tab w:val="left" w:leader="none" w:pos="810"/>
        </w:tabs>
        <w:spacing w:after="0" w:line="360" w:lineRule="auto"/>
        <w:ind w:right="0"/>
        <w:jc w:val="center"/>
        <w:rPr>
          <w:sz w:val="22"/>
          <w:szCs w:val="22"/>
        </w:rPr>
      </w:pPr>
      <w:r w:rsidDel="00000000" w:rsidR="00000000" w:rsidRPr="00000000">
        <w:rPr>
          <w:rtl w:val="0"/>
        </w:rPr>
      </w:r>
    </w:p>
    <w:p w:rsidR="00000000" w:rsidDel="00000000" w:rsidP="00000000" w:rsidRDefault="00000000" w:rsidRPr="00000000" w14:paraId="0000000E">
      <w:pPr>
        <w:tabs>
          <w:tab w:val="left" w:leader="none" w:pos="810"/>
        </w:tabs>
        <w:spacing w:after="0" w:line="360" w:lineRule="auto"/>
        <w:ind w:right="0"/>
        <w:rPr>
          <w:sz w:val="22"/>
          <w:szCs w:val="22"/>
        </w:rPr>
      </w:pPr>
      <w:r w:rsidDel="00000000" w:rsidR="00000000" w:rsidRPr="00000000">
        <w:rPr>
          <w:rtl w:val="0"/>
        </w:rPr>
      </w:r>
    </w:p>
    <w:p w:rsidR="00000000" w:rsidDel="00000000" w:rsidP="00000000" w:rsidRDefault="00000000" w:rsidRPr="00000000" w14:paraId="0000000F">
      <w:pPr>
        <w:spacing w:after="0" w:lineRule="auto"/>
        <w:ind w:left="-425" w:right="0" w:firstLine="0"/>
        <w:rPr>
          <w:b w:val="1"/>
          <w:bCs w:val="1"/>
          <w:color w:val="004976"/>
          <w:sz w:val="18"/>
          <w:szCs w:val="18"/>
          <w:shd w:fill="9be7fa" w:val="clear"/>
        </w:rPr>
      </w:pPr>
      <w:r w:rsidDel="00000000" w:rsidR="00000000" w:rsidRPr="00000000">
        <w:rPr>
          <w:rtl w:val="0"/>
        </w:rPr>
      </w:r>
    </w:p>
    <w:p w:rsidR="00000000" w:rsidDel="00000000" w:rsidP="00000000" w:rsidRDefault="00000000" w:rsidRPr="00000000" w14:paraId="00000010">
      <w:pPr>
        <w:tabs>
          <w:tab w:val="left" w:leader="none" w:pos="810"/>
        </w:tabs>
        <w:spacing w:line="360" w:lineRule="auto"/>
        <w:ind w:right="0"/>
        <w:rPr>
          <w:b w:val="1"/>
          <w:bCs w:val="1"/>
          <w:color w:val="009284"/>
          <w:sz w:val="18"/>
          <w:szCs w:val="18"/>
          <w:shd w:fill="9be7fa" w:val="clea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22"/>
        </w:numPr>
        <w:ind w:left="720" w:hanging="360"/>
        <w:rPr>
          <w:color w:val="009384"/>
        </w:rPr>
      </w:pPr>
      <w:bookmarkStart w:colFirst="0" w:colLast="0" w:name="_heading=h.h47o97waiju1" w:id="0"/>
      <w:bookmarkEnd w:id="0"/>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12">
      <w:pPr>
        <w:spacing w:after="0" w:lineRule="auto"/>
        <w:ind w:right="1110"/>
        <w:rPr/>
      </w:pPr>
      <w:r w:rsidDel="00000000" w:rsidR="00000000" w:rsidRPr="00000000">
        <w:rPr>
          <w:rtl w:val="0"/>
        </w:rPr>
      </w:r>
    </w:p>
    <w:p w:rsidR="00000000" w:rsidDel="00000000" w:rsidP="00000000" w:rsidRDefault="00000000" w:rsidRPr="00000000" w14:paraId="00000013">
      <w:pPr>
        <w:pStyle w:val="Heading2"/>
        <w:numPr>
          <w:ilvl w:val="1"/>
          <w:numId w:val="22"/>
        </w:numPr>
        <w:ind w:left="630" w:hanging="270"/>
        <w:rPr>
          <w:color w:val="009384"/>
        </w:rPr>
      </w:pPr>
      <w:bookmarkStart w:colFirst="0" w:colLast="0" w:name="_heading=h.3iqkoal8yr66" w:id="1"/>
      <w:bookmarkEnd w:id="1"/>
      <w:r w:rsidDel="00000000" w:rsidR="00000000" w:rsidRPr="00000000">
        <w:rPr>
          <w:rtl w:val="0"/>
        </w:rPr>
        <w:t xml:space="preserve">The Santiago Network</w:t>
      </w:r>
      <w:r w:rsidDel="00000000" w:rsidR="00000000" w:rsidRPr="00000000">
        <w:rPr>
          <w:rtl w:val="0"/>
        </w:rPr>
      </w:r>
    </w:p>
    <w:p w:rsidR="00000000" w:rsidDel="00000000" w:rsidP="00000000" w:rsidRDefault="00000000" w:rsidRPr="00000000" w14:paraId="00000014">
      <w:pPr>
        <w:ind w:right="-182"/>
        <w:jc w:val="both"/>
        <w:rPr/>
      </w:pPr>
      <w:r w:rsidDel="00000000" w:rsidR="00000000" w:rsidRPr="00000000">
        <w:rPr>
          <w:rtl w:val="0"/>
        </w:rPr>
        <w:t xml:space="preserve">The Santiago Network was established under the Warsaw International Mechanism for loss and damage (WIM) in 2019 as a mechanism to catalyse technical assistance (by relevant organizations, bodies, networks, and experts, or OBNEs), to avert, minimize and address loss and damage associated with the adverse effects of climate change at the local, national, and regional level. The technical assistance is for developing countries that are particularly vulnerable to the adverse effects of climate change. To streamline the process, terms of reference for the Santiago Network were adopted in 2022, including establishing its hosted secretariat to coordinate its functions, an Advisory Board to provide oversight and guidance, and a network of members to provide technical assistance. The United Nations Office for Disaster Risk Reduction (UNDRR) and the United Nations Office for Project Services (UNOPS) were selected as the hosts of the Santiago Network Secretariat in 2023.</w:t>
      </w:r>
      <w:r w:rsidDel="00000000" w:rsidR="00000000" w:rsidRPr="00000000">
        <w:rPr>
          <w:vertAlign w:val="superscript"/>
        </w:rPr>
        <w:footnoteReference w:customMarkFollows="0" w:id="0"/>
      </w:r>
      <w:r w:rsidDel="00000000" w:rsidR="00000000" w:rsidRPr="00000000">
        <w:rPr>
          <w:rtl w:val="0"/>
        </w:rPr>
        <w:t xml:space="preserve"> The Santiago Network Secretariat administers, through UNOPS, the funds provided to the Santiago Network to support technical assistance, in accordance with the respective regulations and rules of UNOPS. </w:t>
      </w:r>
    </w:p>
    <w:p w:rsidR="00000000" w:rsidDel="00000000" w:rsidP="00000000" w:rsidRDefault="00000000" w:rsidRPr="00000000" w14:paraId="00000015">
      <w:pPr>
        <w:ind w:right="-182"/>
        <w:jc w:val="both"/>
        <w:rPr/>
      </w:pPr>
      <w:r w:rsidDel="00000000" w:rsidR="00000000" w:rsidRPr="00000000">
        <w:rPr>
          <w:rtl w:val="0"/>
        </w:rPr>
        <w:t xml:space="preserve">Technical assistance through the network will be provided in a demand-driven manner and developed through an inclusive and country-led process, taking into account the needs of vulnerable people, Indigenous Peoples and local communities.</w:t>
      </w:r>
    </w:p>
    <w:p w:rsidR="00000000" w:rsidDel="00000000" w:rsidP="00000000" w:rsidRDefault="00000000" w:rsidRPr="00000000" w14:paraId="00000016">
      <w:pPr>
        <w:ind w:right="-182"/>
        <w:jc w:val="both"/>
        <w:rPr/>
      </w:pPr>
      <w:r w:rsidDel="00000000" w:rsidR="00000000" w:rsidRPr="00000000">
        <w:rPr>
          <w:rtl w:val="0"/>
        </w:rPr>
        <w:t xml:space="preserve">The Santiago Network is further guided by six functions.</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17">
      <w:pPr>
        <w:numPr>
          <w:ilvl w:val="0"/>
          <w:numId w:val="11"/>
        </w:numPr>
        <w:spacing w:after="0" w:lineRule="auto"/>
        <w:ind w:left="720" w:right="-182" w:hanging="360"/>
        <w:jc w:val="both"/>
        <w:rPr/>
      </w:pPr>
      <w:r w:rsidDel="00000000" w:rsidR="00000000" w:rsidRPr="00000000">
        <w:rPr>
          <w:rtl w:val="0"/>
        </w:rPr>
        <w:t xml:space="preserve">Effective implementation of the functions of the WIM;</w:t>
      </w:r>
    </w:p>
    <w:p w:rsidR="00000000" w:rsidDel="00000000" w:rsidP="00000000" w:rsidRDefault="00000000" w:rsidRPr="00000000" w14:paraId="00000018">
      <w:pPr>
        <w:numPr>
          <w:ilvl w:val="0"/>
          <w:numId w:val="11"/>
        </w:numPr>
        <w:spacing w:after="0" w:lineRule="auto"/>
        <w:ind w:left="720" w:right="-182" w:hanging="360"/>
        <w:jc w:val="both"/>
        <w:rPr/>
      </w:pPr>
      <w:r w:rsidDel="00000000" w:rsidR="00000000" w:rsidRPr="00000000">
        <w:rPr>
          <w:rtl w:val="0"/>
        </w:rPr>
        <w:t xml:space="preserve">Catalysing demand-driven technical assistance, including by identifying, prioritizing, and communicating technical assistance needs and priorities;</w:t>
      </w:r>
    </w:p>
    <w:p w:rsidR="00000000" w:rsidDel="00000000" w:rsidP="00000000" w:rsidRDefault="00000000" w:rsidRPr="00000000" w14:paraId="00000019">
      <w:pPr>
        <w:numPr>
          <w:ilvl w:val="0"/>
          <w:numId w:val="11"/>
        </w:numPr>
        <w:spacing w:after="0" w:lineRule="auto"/>
        <w:ind w:left="720" w:right="-182" w:hanging="360"/>
        <w:jc w:val="both"/>
        <w:rPr/>
      </w:pPr>
      <w:r w:rsidDel="00000000" w:rsidR="00000000" w:rsidRPr="00000000">
        <w:rPr>
          <w:rtl w:val="0"/>
        </w:rPr>
        <w:t xml:space="preserve">Facilitating and catalysing collaboration, coordination, coherence and synergies among OBNEs to deliver technical assistance effectively and efficiently;</w:t>
      </w:r>
    </w:p>
    <w:p w:rsidR="00000000" w:rsidDel="00000000" w:rsidP="00000000" w:rsidRDefault="00000000" w:rsidRPr="00000000" w14:paraId="0000001A">
      <w:pPr>
        <w:numPr>
          <w:ilvl w:val="0"/>
          <w:numId w:val="11"/>
        </w:numPr>
        <w:spacing w:after="0" w:lineRule="auto"/>
        <w:ind w:left="720" w:right="-182" w:hanging="360"/>
        <w:jc w:val="both"/>
        <w:rPr/>
      </w:pPr>
      <w:r w:rsidDel="00000000" w:rsidR="00000000" w:rsidRPr="00000000">
        <w:rPr>
          <w:rtl w:val="0"/>
        </w:rPr>
        <w:t xml:space="preserve">Facilitating the consideration of a wide range of topics;</w:t>
      </w:r>
    </w:p>
    <w:p w:rsidR="00000000" w:rsidDel="00000000" w:rsidP="00000000" w:rsidRDefault="00000000" w:rsidRPr="00000000" w14:paraId="0000001B">
      <w:pPr>
        <w:numPr>
          <w:ilvl w:val="0"/>
          <w:numId w:val="11"/>
        </w:numPr>
        <w:spacing w:after="0" w:lineRule="auto"/>
        <w:ind w:left="720" w:right="-182" w:hanging="360"/>
        <w:jc w:val="both"/>
        <w:rPr/>
      </w:pPr>
      <w:r w:rsidDel="00000000" w:rsidR="00000000" w:rsidRPr="00000000">
        <w:rPr>
          <w:rtl w:val="0"/>
        </w:rPr>
        <w:t xml:space="preserve">Facilitating the development and sharing of knowledge and information on loss and damage; and</w:t>
      </w:r>
    </w:p>
    <w:p w:rsidR="00000000" w:rsidDel="00000000" w:rsidP="00000000" w:rsidRDefault="00000000" w:rsidRPr="00000000" w14:paraId="0000001C">
      <w:pPr>
        <w:numPr>
          <w:ilvl w:val="0"/>
          <w:numId w:val="11"/>
        </w:numPr>
        <w:ind w:left="720" w:right="-182" w:hanging="360"/>
        <w:jc w:val="both"/>
        <w:rPr/>
      </w:pPr>
      <w:r w:rsidDel="00000000" w:rsidR="00000000" w:rsidRPr="00000000">
        <w:rPr>
          <w:rtl w:val="0"/>
        </w:rPr>
        <w:t xml:space="preserve">Facilitating access to finance, capacity building and technology through technical assistance.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widowControl w:val="0"/>
        <w:numPr>
          <w:ilvl w:val="1"/>
          <w:numId w:val="22"/>
        </w:numPr>
        <w:ind w:left="630" w:hanging="270"/>
        <w:rPr/>
      </w:pPr>
      <w:bookmarkStart w:colFirst="0" w:colLast="0" w:name="_heading=h.lkhmpz827hj2" w:id="2"/>
      <w:bookmarkEnd w:id="2"/>
      <w:r w:rsidDel="00000000" w:rsidR="00000000" w:rsidRPr="00000000">
        <w:rPr>
          <w:rtl w:val="0"/>
        </w:rPr>
        <w:t xml:space="preserve">Catalysing technical assistance through the Santiago Network</w:t>
      </w:r>
    </w:p>
    <w:p w:rsidR="00000000" w:rsidDel="00000000" w:rsidP="00000000" w:rsidRDefault="00000000" w:rsidRPr="00000000" w14:paraId="0000001F">
      <w:pPr>
        <w:ind w:right="-182"/>
        <w:jc w:val="both"/>
        <w:rPr/>
      </w:pPr>
      <w:r w:rsidDel="00000000" w:rsidR="00000000" w:rsidRPr="00000000">
        <w:rPr>
          <w:rtl w:val="0"/>
        </w:rPr>
        <w:t xml:space="preserve">The scope of technical assistance includes a wide range of topics relevant to averting, minimizing and addressing loss and damage associated with climate change. Requests for technical assistance are further guided by the </w:t>
      </w:r>
      <w:hyperlink r:id="rId11">
        <w:r w:rsidDel="00000000" w:rsidR="00000000" w:rsidRPr="00000000">
          <w:rPr>
            <w:color w:val="1155cc"/>
            <w:u w:val="single"/>
            <w:rtl w:val="0"/>
          </w:rPr>
          <w:t xml:space="preserve">Guidelines and procedures for responding to requests for technical assistance</w:t>
        </w:r>
      </w:hyperlink>
      <w:r w:rsidDel="00000000" w:rsidR="00000000" w:rsidRPr="00000000">
        <w:rPr>
          <w:rtl w:val="0"/>
        </w:rPr>
        <w:t xml:space="preserve"> that articulate the criteria governing requests for technical assistance, and the process for making and responding to requests, as well as provide the template for developing countries to submit requests. OBNEs </w:t>
      </w:r>
      <w:hyperlink r:id="rId12">
        <w:r w:rsidDel="00000000" w:rsidR="00000000" w:rsidRPr="00000000">
          <w:rPr>
            <w:color w:val="1155cc"/>
            <w:u w:val="single"/>
            <w:rtl w:val="0"/>
          </w:rPr>
          <w:t xml:space="preserve">designated as members</w:t>
        </w:r>
      </w:hyperlink>
      <w:r w:rsidDel="00000000" w:rsidR="00000000" w:rsidRPr="00000000">
        <w:rPr>
          <w:rtl w:val="0"/>
        </w:rPr>
        <w:t xml:space="preserve"> of the Santiago Network will be able to respond to these requests in keeping with the established open and transparent process.* The provision of technical assistance must also be aligned with the </w:t>
      </w:r>
      <w:hyperlink r:id="rId13">
        <w:r w:rsidDel="00000000" w:rsidR="00000000" w:rsidRPr="00000000">
          <w:rPr>
            <w:color w:val="1155cc"/>
            <w:u w:val="single"/>
            <w:rtl w:val="0"/>
          </w:rPr>
          <w:t xml:space="preserve">Guidelines on preventing potential and addressing actual and perceived conflicts of interest in relation to the Santiago network</w:t>
        </w:r>
      </w:hyperlink>
      <w:r w:rsidDel="00000000" w:rsidR="00000000" w:rsidRPr="00000000">
        <w:rPr>
          <w:rtl w:val="0"/>
        </w:rPr>
        <w:t xml:space="preserve">.</w:t>
      </w:r>
    </w:p>
    <w:p w:rsidR="00000000" w:rsidDel="00000000" w:rsidP="00000000" w:rsidRDefault="00000000" w:rsidRPr="00000000" w14:paraId="00000020">
      <w:pPr>
        <w:ind w:right="-182"/>
        <w:jc w:val="both"/>
        <w:rPr>
          <w:i w:val="1"/>
          <w:iCs w:val="1"/>
          <w:sz w:val="16"/>
          <w:szCs w:val="16"/>
        </w:rPr>
      </w:pPr>
      <w:r w:rsidDel="00000000" w:rsidR="00000000" w:rsidRPr="00000000">
        <w:rPr>
          <w:i w:val="1"/>
          <w:iCs w:val="1"/>
          <w:sz w:val="16"/>
          <w:szCs w:val="16"/>
          <w:rtl w:val="0"/>
        </w:rPr>
        <w:t xml:space="preserve">*</w:t>
      </w:r>
      <w:r w:rsidDel="00000000" w:rsidR="00000000" w:rsidRPr="00000000">
        <w:rPr>
          <w:b w:val="1"/>
          <w:bCs w:val="1"/>
          <w:i w:val="1"/>
          <w:iCs w:val="1"/>
          <w:sz w:val="16"/>
          <w:szCs w:val="16"/>
          <w:rtl w:val="0"/>
        </w:rPr>
        <w:t xml:space="preserve">Note</w:t>
      </w:r>
      <w:r w:rsidDel="00000000" w:rsidR="00000000" w:rsidRPr="00000000">
        <w:rPr>
          <w:i w:val="1"/>
          <w:iCs w:val="1"/>
          <w:sz w:val="16"/>
          <w:szCs w:val="16"/>
          <w:rtl w:val="0"/>
        </w:rPr>
        <w:t xml:space="preserve">: For the purposes of this Call for Proposals, interested OBNEs that submit their Expression of Interest to </w:t>
      </w:r>
      <w:r w:rsidDel="00000000" w:rsidR="00000000" w:rsidRPr="00000000">
        <w:rPr>
          <w:i w:val="1"/>
          <w:iCs w:val="1"/>
          <w:rtl w:val="0"/>
        </w:rPr>
        <w:t xml:space="preserve">become</w:t>
      </w:r>
      <w:r w:rsidDel="00000000" w:rsidR="00000000" w:rsidRPr="00000000">
        <w:rPr>
          <w:i w:val="1"/>
          <w:iCs w:val="1"/>
          <w:sz w:val="16"/>
          <w:szCs w:val="16"/>
          <w:rtl w:val="0"/>
        </w:rPr>
        <w:t xml:space="preserve"> a member of the Santiago Network prior to the submission deadline indicated in this Call for Proposals and are subsequently admitted as members in line with the </w:t>
      </w:r>
      <w:hyperlink r:id="rId14">
        <w:r w:rsidDel="00000000" w:rsidR="00000000" w:rsidRPr="00000000">
          <w:rPr>
            <w:i w:val="1"/>
            <w:iCs w:val="1"/>
            <w:color w:val="1155cc"/>
            <w:u w:val="single"/>
            <w:rtl w:val="0"/>
          </w:rPr>
          <w:t xml:space="preserve">membership guidelines</w:t>
        </w:r>
      </w:hyperlink>
      <w:r w:rsidDel="00000000" w:rsidR="00000000" w:rsidRPr="00000000">
        <w:rPr>
          <w:i w:val="1"/>
          <w:iCs w:val="1"/>
          <w:sz w:val="16"/>
          <w:szCs w:val="16"/>
          <w:rtl w:val="0"/>
        </w:rPr>
        <w:t xml:space="preserve"> will be considered (see also preliminary screening criteria outlined in section 4).</w:t>
      </w:r>
    </w:p>
    <w:p w:rsidR="00000000" w:rsidDel="00000000" w:rsidP="00000000" w:rsidRDefault="00000000" w:rsidRPr="00000000" w14:paraId="00000021">
      <w:pPr>
        <w:pStyle w:val="Heading1"/>
        <w:ind w:firstLine="720"/>
        <w:rPr/>
      </w:pPr>
      <w:bookmarkStart w:colFirst="0" w:colLast="0" w:name="_heading=h.nd19dflmfhtk" w:id="3"/>
      <w:bookmarkEnd w:id="3"/>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numPr>
          <w:ilvl w:val="0"/>
          <w:numId w:val="22"/>
        </w:numPr>
        <w:ind w:left="720" w:hanging="360"/>
        <w:rPr/>
      </w:pPr>
      <w:bookmarkStart w:colFirst="0" w:colLast="0" w:name="_heading=h.m3y1pu4sul0z" w:id="4"/>
      <w:bookmarkEnd w:id="4"/>
      <w:r w:rsidDel="00000000" w:rsidR="00000000" w:rsidRPr="00000000">
        <w:rPr>
          <w:rtl w:val="0"/>
        </w:rPr>
        <w:t xml:space="preserve">PARTICULARS OF THE REQUEST FOR TECHNICAL ASSISTANCE</w:t>
      </w:r>
    </w:p>
    <w:p w:rsidR="00000000" w:rsidDel="00000000" w:rsidP="00000000" w:rsidRDefault="00000000" w:rsidRPr="00000000" w14:paraId="00000023">
      <w:pPr>
        <w:pStyle w:val="Heading2"/>
        <w:widowControl w:val="0"/>
        <w:ind w:firstLine="630"/>
        <w:rPr/>
      </w:pPr>
      <w:bookmarkStart w:colFirst="0" w:colLast="0" w:name="_heading=h.fsldf76m605z" w:id="5"/>
      <w:bookmarkEnd w:id="5"/>
      <w:r w:rsidDel="00000000" w:rsidR="00000000" w:rsidRPr="00000000">
        <w:rPr>
          <w:rtl w:val="0"/>
        </w:rPr>
      </w:r>
    </w:p>
    <w:p w:rsidR="00000000" w:rsidDel="00000000" w:rsidP="00000000" w:rsidRDefault="00000000" w:rsidRPr="00000000" w14:paraId="00000024">
      <w:pPr>
        <w:pStyle w:val="Heading2"/>
        <w:widowControl w:val="0"/>
        <w:numPr>
          <w:ilvl w:val="1"/>
          <w:numId w:val="22"/>
        </w:numPr>
        <w:ind w:left="630" w:hanging="270"/>
        <w:rPr/>
      </w:pPr>
      <w:bookmarkStart w:colFirst="0" w:colLast="0" w:name="_heading=h.c95553jrpz9t" w:id="6"/>
      <w:bookmarkEnd w:id="6"/>
      <w:r w:rsidDel="00000000" w:rsidR="00000000" w:rsidRPr="00000000">
        <w:rPr>
          <w:rtl w:val="0"/>
        </w:rPr>
        <w:t xml:space="preserve">Title of the technical assistance request</w:t>
      </w:r>
    </w:p>
    <w:p w:rsidR="00000000" w:rsidDel="00000000" w:rsidP="00000000" w:rsidRDefault="00000000" w:rsidRPr="00000000" w14:paraId="00000025">
      <w:pPr>
        <w:rPr/>
      </w:pPr>
      <w:r w:rsidDel="00000000" w:rsidR="00000000" w:rsidRPr="00000000">
        <w:rPr>
          <w:rtl w:val="0"/>
        </w:rPr>
        <w:t xml:space="preserve">Strengthening Guinea’s national system for assessing, governing and financing responses to climate-induced loss and damage.</w:t>
      </w:r>
    </w:p>
    <w:p w:rsidR="00000000" w:rsidDel="00000000" w:rsidP="00000000" w:rsidRDefault="00000000" w:rsidRPr="00000000" w14:paraId="00000026">
      <w:pPr>
        <w:pStyle w:val="Heading2"/>
        <w:numPr>
          <w:ilvl w:val="1"/>
          <w:numId w:val="22"/>
        </w:numPr>
        <w:ind w:left="630" w:hanging="270"/>
        <w:rPr/>
      </w:pPr>
      <w:bookmarkStart w:colFirst="0" w:colLast="0" w:name="_heading=h.b2lw7tj0jvth" w:id="7"/>
      <w:bookmarkEnd w:id="7"/>
      <w:r w:rsidDel="00000000" w:rsidR="00000000" w:rsidRPr="00000000">
        <w:rPr>
          <w:rtl w:val="0"/>
        </w:rPr>
        <w:t xml:space="preserve">Country and policy context</w:t>
      </w:r>
    </w:p>
    <w:p w:rsidR="00000000" w:rsidDel="00000000" w:rsidP="00000000" w:rsidRDefault="00000000" w:rsidRPr="00000000" w14:paraId="00000027">
      <w:pPr>
        <w:spacing w:after="0" w:lineRule="auto"/>
        <w:ind w:left="0" w:right="-40" w:firstLine="0"/>
        <w:jc w:val="both"/>
        <w:rPr/>
      </w:pPr>
      <w:r w:rsidDel="00000000" w:rsidR="00000000" w:rsidRPr="00000000">
        <w:rPr>
          <w:rtl w:val="0"/>
        </w:rPr>
        <w:t xml:space="preserve">The Republic of Guinea is increasingly vulnerable to the adverse effects of climate change, facing both sudden-onset events, such as floods and landslides, and slow-onset processes, including drought, sea level rise, and environmental degradation. The frequency, severity and duration of these hazards are intensifying due to increasingly erratic rainfall, and rising temperatures, together with poor land-use planning, pollution, and limited access to essential water, sanitation, and health infrastructure. According to the </w:t>
      </w:r>
      <w:hyperlink r:id="rId15">
        <w:r w:rsidDel="00000000" w:rsidR="00000000" w:rsidRPr="00000000">
          <w:rPr>
            <w:color w:val="1155cc"/>
            <w:u w:val="single"/>
            <w:rtl w:val="0"/>
          </w:rPr>
          <w:t xml:space="preserve">Stratégie Nationale de Réduction des Risques de Catastrophes (SNRRC) 2024–2030</w:t>
        </w:r>
      </w:hyperlink>
      <w:r w:rsidDel="00000000" w:rsidR="00000000" w:rsidRPr="00000000">
        <w:rPr>
          <w:rtl w:val="0"/>
        </w:rPr>
        <w:t xml:space="preserve"> and the </w:t>
      </w:r>
      <w:hyperlink r:id="rId16">
        <w:r w:rsidDel="00000000" w:rsidR="00000000" w:rsidRPr="00000000">
          <w:rPr>
            <w:color w:val="1155cc"/>
            <w:u w:val="single"/>
            <w:rtl w:val="0"/>
          </w:rPr>
          <w:t xml:space="preserve">World Bank Contingent Emergency Response Project (CERP)</w:t>
        </w:r>
      </w:hyperlink>
      <w:r w:rsidDel="00000000" w:rsidR="00000000" w:rsidRPr="00000000">
        <w:rPr>
          <w:rtl w:val="0"/>
        </w:rPr>
        <w:t xml:space="preserve">, such risks are further aggravated by socio-economic fragility, urban expansion, and inadequate service delivery, particularly in densely populated areas like Conakry. </w:t>
      </w:r>
    </w:p>
    <w:p w:rsidR="00000000" w:rsidDel="00000000" w:rsidP="00000000" w:rsidRDefault="00000000" w:rsidRPr="00000000" w14:paraId="00000028">
      <w:pPr>
        <w:spacing w:after="0" w:lineRule="auto"/>
        <w:ind w:left="0" w:right="-40" w:firstLine="0"/>
        <w:jc w:val="both"/>
        <w:rPr/>
      </w:pPr>
      <w:r w:rsidDel="00000000" w:rsidR="00000000" w:rsidRPr="00000000">
        <w:rPr>
          <w:rtl w:val="0"/>
        </w:rPr>
      </w:r>
    </w:p>
    <w:p w:rsidR="00000000" w:rsidDel="00000000" w:rsidP="00000000" w:rsidRDefault="00000000" w:rsidRPr="00000000" w14:paraId="00000029">
      <w:pPr>
        <w:spacing w:after="0" w:lineRule="auto"/>
        <w:ind w:left="0" w:right="-40" w:firstLine="0"/>
        <w:jc w:val="both"/>
        <w:rPr/>
      </w:pPr>
      <w:r w:rsidDel="00000000" w:rsidR="00000000" w:rsidRPr="00000000">
        <w:rPr>
          <w:rtl w:val="0"/>
        </w:rPr>
        <w:t xml:space="preserve">Between 1980 and 2020, floods and epidemics alone accounted for over 80% of disaster-related human impacts in Guinea. Nearly two-thirds of households report experiencing shocks—ranging from harvest and livestock losses to income reductions and food insecurity. Vulnerable populations, including women, children, and the extreme poor, are disproportionately affected. While the country has mobilized climate finance averaging USD 200 million annually (2016–2020), the resilience financing gap is estimated at USD 1.39 billion per year through </w:t>
      </w:r>
      <w:r w:rsidDel="00000000" w:rsidR="00000000" w:rsidRPr="00000000">
        <w:rPr>
          <w:rtl w:val="0"/>
        </w:rPr>
        <w:t xml:space="preserve">2030</w:t>
      </w:r>
      <w:r w:rsidDel="00000000" w:rsidR="00000000" w:rsidRPr="00000000">
        <w:rPr>
          <w:rtl w:val="0"/>
        </w:rPr>
        <w:t xml:space="preserve">.</w:t>
      </w:r>
    </w:p>
    <w:p w:rsidR="00000000" w:rsidDel="00000000" w:rsidP="00000000" w:rsidRDefault="00000000" w:rsidRPr="00000000" w14:paraId="0000002A">
      <w:pPr>
        <w:spacing w:after="0" w:lineRule="auto"/>
        <w:ind w:left="0" w:right="-40" w:firstLine="0"/>
        <w:jc w:val="both"/>
        <w:rPr/>
      </w:pPr>
      <w:r w:rsidDel="00000000" w:rsidR="00000000" w:rsidRPr="00000000">
        <w:rPr>
          <w:rtl w:val="0"/>
        </w:rPr>
      </w:r>
    </w:p>
    <w:p w:rsidR="00000000" w:rsidDel="00000000" w:rsidP="00000000" w:rsidRDefault="00000000" w:rsidRPr="00000000" w14:paraId="0000002B">
      <w:pPr>
        <w:spacing w:after="0" w:lineRule="auto"/>
        <w:ind w:left="0" w:right="-40" w:firstLine="0"/>
        <w:jc w:val="both"/>
        <w:rPr/>
      </w:pPr>
      <w:r w:rsidDel="00000000" w:rsidR="00000000" w:rsidRPr="00000000">
        <w:rPr>
          <w:rtl w:val="0"/>
        </w:rPr>
        <w:t xml:space="preserve">Slow-onset climate processes represent an equally critical but systematically underestimated driver of Guinea’s climate-induced loss and damage. Prolonged droughts in Upper and Middle Guinea are reducing agricultural productivity, depleting water sources, and forcing seasonal and permanent migration from rural areas. Sea-level rise and coastal erosion along Guinea’s 300 km coastline are degrading mangrove ecosystems, saltwater-intruding into rice-growing systems, and destroying dikes and infrastructure in coastal prefectures including Boffa, Boké, and Forécariah. Salinisation is rendering formerly productive farmland permanently unviable for staple crop production. These slow-onset processes disproportionately affect women, who constitute the majority of subsistence farmers, mangrove harvesters, and aquaculture producers in coastal and rural zones. Losses to traditional livelihoods, land tenure, cultural practices, and ecosystem services associated with mangrove systems constitute significant non-economic losses and damages that are currently unmeasured and unreported in Guinea’s national systems.</w:t>
      </w:r>
    </w:p>
    <w:p w:rsidR="00000000" w:rsidDel="00000000" w:rsidP="00000000" w:rsidRDefault="00000000" w:rsidRPr="00000000" w14:paraId="0000002C">
      <w:pPr>
        <w:spacing w:after="0" w:lineRule="auto"/>
        <w:ind w:left="0" w:right="-40" w:firstLine="0"/>
        <w:jc w:val="both"/>
        <w:rPr/>
      </w:pPr>
      <w:r w:rsidDel="00000000" w:rsidR="00000000" w:rsidRPr="00000000">
        <w:rPr>
          <w:rtl w:val="0"/>
        </w:rPr>
      </w:r>
    </w:p>
    <w:p w:rsidR="00000000" w:rsidDel="00000000" w:rsidP="00000000" w:rsidRDefault="00000000" w:rsidRPr="00000000" w14:paraId="0000002D">
      <w:pPr>
        <w:spacing w:after="0" w:lineRule="auto"/>
        <w:ind w:left="0" w:right="-40" w:firstLine="0"/>
        <w:jc w:val="both"/>
        <w:rPr>
          <w:highlight w:val="yellow"/>
        </w:rPr>
      </w:pPr>
      <w:r w:rsidDel="00000000" w:rsidR="00000000" w:rsidRPr="00000000">
        <w:rPr>
          <w:rtl w:val="0"/>
        </w:rPr>
        <w:t xml:space="preserve">Guinea’s institutional architecture for loss and damage management is fragmented, under-resourced, and lacking a standardised methodology. The Stratégie Nationale de Réduction des Risques de Catastrophes (SNRRC 2024–2030), led by Centre National de Gestion des Catastrophes et des Urgences Environnementales (CENAGCUE), which is responsible for national coordination on disaster risk reduction, establishes a national ambition to improve disaster risk governance, but institutional mandates remain overlapping and coordination mechanisms remain weak. Other key institutional actors include L'Agence Nationale de Gestion des Urgences et Catastrophes Humanitaires en abrégé (ANGUCH), Direction Générale de la Protection Civile (DGPC), Direction Nationale d l'Hydraulique (DNH), Agence Nationale de la Météorologie de Guinée (ANM), and Agence Nationale de Sécurité Sanitaire (ANSS).</w:t>
      </w:r>
      <w:r w:rsidDel="00000000" w:rsidR="00000000" w:rsidRPr="00000000">
        <w:rPr>
          <w:highlight w:val="yellow"/>
          <w:rtl w:val="0"/>
        </w:rPr>
        <w:t xml:space="preserve"> </w:t>
      </w:r>
    </w:p>
    <w:p w:rsidR="00000000" w:rsidDel="00000000" w:rsidP="00000000" w:rsidRDefault="00000000" w:rsidRPr="00000000" w14:paraId="0000002E">
      <w:pPr>
        <w:spacing w:after="0" w:lineRule="auto"/>
        <w:ind w:left="0" w:right="-40" w:firstLine="0"/>
        <w:jc w:val="both"/>
        <w:rPr>
          <w:highlight w:val="yellow"/>
        </w:rPr>
      </w:pPr>
      <w:r w:rsidDel="00000000" w:rsidR="00000000" w:rsidRPr="00000000">
        <w:rPr>
          <w:rtl w:val="0"/>
        </w:rPr>
      </w:r>
    </w:p>
    <w:p w:rsidR="00000000" w:rsidDel="00000000" w:rsidP="00000000" w:rsidRDefault="00000000" w:rsidRPr="00000000" w14:paraId="0000002F">
      <w:pPr>
        <w:spacing w:after="0" w:lineRule="auto"/>
        <w:ind w:left="0" w:right="-40" w:firstLine="0"/>
        <w:jc w:val="both"/>
        <w:rPr/>
      </w:pPr>
      <w:r w:rsidDel="00000000" w:rsidR="00000000" w:rsidRPr="00000000">
        <w:rPr>
          <w:rtl w:val="0"/>
        </w:rPr>
        <w:t xml:space="preserve">Despite the formal designation of these institutions, Guinea faces critical gaps in interoperability, data sharing, and operational coordination. There is no integrated national system for monitoring and reporting loss and damage across hazard types and geographic zones. Post-disaster needs assessments (PDNAs) are conducted ad hoc and without standardised methodology. Economic and non-economic loss quantification remains largely absent. Local authorities and community actors are excluded from systematic data collection and recovery planning processes.</w:t>
      </w:r>
    </w:p>
    <w:p w:rsidR="00000000" w:rsidDel="00000000" w:rsidP="00000000" w:rsidRDefault="00000000" w:rsidRPr="00000000" w14:paraId="00000030">
      <w:pPr>
        <w:spacing w:after="0" w:lineRule="auto"/>
        <w:ind w:left="0" w:right="-40" w:firstLine="0"/>
        <w:jc w:val="both"/>
        <w:rPr/>
      </w:pPr>
      <w:r w:rsidDel="00000000" w:rsidR="00000000" w:rsidRPr="00000000">
        <w:rPr>
          <w:rtl w:val="0"/>
        </w:rPr>
      </w:r>
    </w:p>
    <w:p w:rsidR="00000000" w:rsidDel="00000000" w:rsidP="00000000" w:rsidRDefault="00000000" w:rsidRPr="00000000" w14:paraId="00000031">
      <w:pPr>
        <w:spacing w:after="0" w:lineRule="auto"/>
        <w:ind w:left="0" w:right="-40" w:firstLine="0"/>
        <w:jc w:val="both"/>
        <w:rPr/>
      </w:pPr>
      <w:r w:rsidDel="00000000" w:rsidR="00000000" w:rsidRPr="00000000">
        <w:rPr>
          <w:rtl w:val="0"/>
        </w:rPr>
        <w:t xml:space="preserve">The process to develop the Plan National de Développement Économique et Social (PDNES 2026–2030) also presents an important opportunity to embed loss and damage assessment and response into Guinea’s development planning cycle, but this requires technical capacity that currently does not exist.</w:t>
      </w:r>
    </w:p>
    <w:p w:rsidR="00000000" w:rsidDel="00000000" w:rsidP="00000000" w:rsidRDefault="00000000" w:rsidRPr="00000000" w14:paraId="00000032">
      <w:pPr>
        <w:spacing w:after="0" w:lineRule="auto"/>
        <w:ind w:left="0" w:right="-40" w:firstLine="0"/>
        <w:jc w:val="both"/>
        <w:rPr/>
      </w:pPr>
      <w:r w:rsidDel="00000000" w:rsidR="00000000" w:rsidRPr="00000000">
        <w:rPr>
          <w:rtl w:val="0"/>
        </w:rPr>
      </w:r>
    </w:p>
    <w:p w:rsidR="00000000" w:rsidDel="00000000" w:rsidP="00000000" w:rsidRDefault="00000000" w:rsidRPr="00000000" w14:paraId="00000033">
      <w:pPr>
        <w:spacing w:after="0" w:lineRule="auto"/>
        <w:ind w:left="0" w:right="-40" w:firstLine="0"/>
        <w:jc w:val="both"/>
        <w:rPr/>
      </w:pPr>
      <w:r w:rsidDel="00000000" w:rsidR="00000000" w:rsidRPr="00000000">
        <w:rPr>
          <w:rtl w:val="0"/>
        </w:rPr>
        <w:t xml:space="preserve">Guinea’s national assessments, including SNNRC 2024–2030 and institutional analyses from CENAGCUE, highlight an urgent need to strengthen multi-level disaster risk governance and build a comprehensive system for addressing loss and damage. National and subnational actors lack clarity in roles, coordination mechanisms, and standard operating procedures (SOPs). There are also major gaps in technical capacity, data integration, early warning, and post-crisis response protocols.</w:t>
      </w:r>
    </w:p>
    <w:p w:rsidR="00000000" w:rsidDel="00000000" w:rsidP="00000000" w:rsidRDefault="00000000" w:rsidRPr="00000000" w14:paraId="00000034">
      <w:pPr>
        <w:spacing w:after="0" w:lineRule="auto"/>
        <w:ind w:left="0" w:right="-40" w:firstLine="0"/>
        <w:jc w:val="both"/>
        <w:rPr>
          <w:highlight w:val="yellow"/>
        </w:rPr>
      </w:pPr>
      <w:r w:rsidDel="00000000" w:rsidR="00000000" w:rsidRPr="00000000">
        <w:rPr>
          <w:rtl w:val="0"/>
        </w:rPr>
      </w:r>
    </w:p>
    <w:p w:rsidR="00000000" w:rsidDel="00000000" w:rsidP="00000000" w:rsidRDefault="00000000" w:rsidRPr="00000000" w14:paraId="00000035">
      <w:pPr>
        <w:spacing w:after="0" w:lineRule="auto"/>
        <w:ind w:left="0" w:right="-40" w:firstLine="0"/>
        <w:jc w:val="both"/>
        <w:rPr/>
      </w:pPr>
      <w:r w:rsidDel="00000000" w:rsidR="00000000" w:rsidRPr="00000000">
        <w:rPr>
          <w:rtl w:val="0"/>
        </w:rPr>
        <w:t xml:space="preserve">To address these findings, the government has established the following priorities:</w:t>
      </w:r>
    </w:p>
    <w:p w:rsidR="00000000" w:rsidDel="00000000" w:rsidP="00000000" w:rsidRDefault="00000000" w:rsidRPr="00000000" w14:paraId="00000036">
      <w:pPr>
        <w:numPr>
          <w:ilvl w:val="0"/>
          <w:numId w:val="3"/>
        </w:numPr>
        <w:spacing w:after="0" w:lineRule="auto"/>
        <w:ind w:left="720" w:right="-40" w:hanging="360"/>
        <w:jc w:val="both"/>
        <w:rPr/>
      </w:pPr>
      <w:r w:rsidDel="00000000" w:rsidR="00000000" w:rsidRPr="00000000">
        <w:rPr>
          <w:rtl w:val="0"/>
        </w:rPr>
        <w:t xml:space="preserve">Establishing decentralized governance structures with clearly defined mandates and SOPs;</w:t>
      </w:r>
    </w:p>
    <w:p w:rsidR="00000000" w:rsidDel="00000000" w:rsidP="00000000" w:rsidRDefault="00000000" w:rsidRPr="00000000" w14:paraId="00000037">
      <w:pPr>
        <w:numPr>
          <w:ilvl w:val="0"/>
          <w:numId w:val="3"/>
        </w:numPr>
        <w:spacing w:after="0" w:lineRule="auto"/>
        <w:ind w:left="720" w:right="-40" w:hanging="360"/>
        <w:jc w:val="both"/>
        <w:rPr/>
      </w:pPr>
      <w:r w:rsidDel="00000000" w:rsidR="00000000" w:rsidRPr="00000000">
        <w:rPr>
          <w:rtl w:val="0"/>
        </w:rPr>
        <w:t xml:space="preserve">Developing a national system for systematic loss and damage assessment, including slow-onset events and non-economic losses Institutionalizing PDNAs and linking them to planning and resource allocation processes;</w:t>
      </w:r>
    </w:p>
    <w:p w:rsidR="00000000" w:rsidDel="00000000" w:rsidP="00000000" w:rsidRDefault="00000000" w:rsidRPr="00000000" w14:paraId="00000038">
      <w:pPr>
        <w:numPr>
          <w:ilvl w:val="0"/>
          <w:numId w:val="3"/>
        </w:numPr>
        <w:spacing w:after="0" w:lineRule="auto"/>
        <w:ind w:left="720" w:right="-40" w:hanging="360"/>
        <w:jc w:val="both"/>
        <w:rPr/>
      </w:pPr>
      <w:r w:rsidDel="00000000" w:rsidR="00000000" w:rsidRPr="00000000">
        <w:rPr>
          <w:rtl w:val="0"/>
        </w:rPr>
        <w:t xml:space="preserve">Enhancing knowledge generation, monitoring and evaluation systems, and early warning tools, particularly for high-risk populations; and</w:t>
      </w:r>
    </w:p>
    <w:p w:rsidR="00000000" w:rsidDel="00000000" w:rsidP="00000000" w:rsidRDefault="00000000" w:rsidRPr="00000000" w14:paraId="00000039">
      <w:pPr>
        <w:numPr>
          <w:ilvl w:val="0"/>
          <w:numId w:val="3"/>
        </w:numPr>
        <w:spacing w:after="0" w:lineRule="auto"/>
        <w:ind w:left="720" w:right="-40" w:hanging="360"/>
        <w:jc w:val="both"/>
        <w:rPr/>
      </w:pPr>
      <w:r w:rsidDel="00000000" w:rsidR="00000000" w:rsidRPr="00000000">
        <w:rPr>
          <w:rtl w:val="0"/>
        </w:rPr>
        <w:t xml:space="preserve">Building the capacity of local authorities and national institutions, CENAGCUE and DGPC to operationalize risk management aligned with the Sendai Framework for Disaster Risk Reduction and Article 8 of the Paris Agreement.</w:t>
      </w:r>
    </w:p>
    <w:p w:rsidR="00000000" w:rsidDel="00000000" w:rsidP="00000000" w:rsidRDefault="00000000" w:rsidRPr="00000000" w14:paraId="0000003A">
      <w:pPr>
        <w:spacing w:after="0" w:lineRule="auto"/>
        <w:ind w:left="0" w:right="-40" w:firstLine="0"/>
        <w:jc w:val="both"/>
        <w:rPr/>
      </w:pPr>
      <w:r w:rsidDel="00000000" w:rsidR="00000000" w:rsidRPr="00000000">
        <w:rPr>
          <w:rtl w:val="0"/>
        </w:rPr>
      </w:r>
    </w:p>
    <w:p w:rsidR="00000000" w:rsidDel="00000000" w:rsidP="00000000" w:rsidRDefault="00000000" w:rsidRPr="00000000" w14:paraId="0000003B">
      <w:pPr>
        <w:spacing w:after="0" w:lineRule="auto"/>
        <w:ind w:left="0" w:right="-40" w:firstLine="0"/>
        <w:jc w:val="both"/>
        <w:rPr/>
      </w:pPr>
      <w:r w:rsidDel="00000000" w:rsidR="00000000" w:rsidRPr="00000000">
        <w:rPr>
          <w:rtl w:val="0"/>
        </w:rPr>
        <w:t xml:space="preserve">Despite progress in policy and institutional development, Guinea faces persistent barriers that limit its capacity to avert, minimize, and address loss and damage. These include:</w:t>
      </w:r>
    </w:p>
    <w:p w:rsidR="00000000" w:rsidDel="00000000" w:rsidP="00000000" w:rsidRDefault="00000000" w:rsidRPr="00000000" w14:paraId="0000003C">
      <w:pPr>
        <w:numPr>
          <w:ilvl w:val="0"/>
          <w:numId w:val="1"/>
        </w:numPr>
        <w:spacing w:after="0" w:lineRule="auto"/>
        <w:ind w:left="720" w:right="-40" w:hanging="360"/>
        <w:jc w:val="both"/>
        <w:rPr/>
      </w:pPr>
      <w:r w:rsidDel="00000000" w:rsidR="00000000" w:rsidRPr="00000000">
        <w:rPr>
          <w:rtl w:val="0"/>
        </w:rPr>
        <w:t xml:space="preserve">weak decentralized implementation capacity, especially at regional and community levels;</w:t>
      </w:r>
    </w:p>
    <w:p w:rsidR="00000000" w:rsidDel="00000000" w:rsidP="00000000" w:rsidRDefault="00000000" w:rsidRPr="00000000" w14:paraId="0000003D">
      <w:pPr>
        <w:numPr>
          <w:ilvl w:val="0"/>
          <w:numId w:val="1"/>
        </w:numPr>
        <w:spacing w:after="0" w:lineRule="auto"/>
        <w:ind w:left="720" w:right="-40" w:hanging="360"/>
        <w:jc w:val="both"/>
        <w:rPr/>
      </w:pPr>
      <w:r w:rsidDel="00000000" w:rsidR="00000000" w:rsidRPr="00000000">
        <w:rPr>
          <w:rtl w:val="0"/>
        </w:rPr>
        <w:t xml:space="preserve">fragmented and under-resourced institutional architecture, with overlapping mandates and limited interagency coordination;</w:t>
      </w:r>
    </w:p>
    <w:p w:rsidR="00000000" w:rsidDel="00000000" w:rsidP="00000000" w:rsidRDefault="00000000" w:rsidRPr="00000000" w14:paraId="0000003E">
      <w:pPr>
        <w:numPr>
          <w:ilvl w:val="0"/>
          <w:numId w:val="1"/>
        </w:numPr>
        <w:spacing w:after="0" w:lineRule="auto"/>
        <w:ind w:left="720" w:right="-40" w:hanging="360"/>
        <w:jc w:val="both"/>
        <w:rPr/>
      </w:pPr>
      <w:r w:rsidDel="00000000" w:rsidR="00000000" w:rsidRPr="00000000">
        <w:rPr>
          <w:rtl w:val="0"/>
        </w:rPr>
        <w:t xml:space="preserve">lack of operational tools and protocols for real-time risk assessment, post-disaster data collection, and evidence-based recovery planning;</w:t>
      </w:r>
    </w:p>
    <w:p w:rsidR="00000000" w:rsidDel="00000000" w:rsidP="00000000" w:rsidRDefault="00000000" w:rsidRPr="00000000" w14:paraId="0000003F">
      <w:pPr>
        <w:numPr>
          <w:ilvl w:val="0"/>
          <w:numId w:val="1"/>
        </w:numPr>
        <w:spacing w:after="0" w:lineRule="auto"/>
        <w:ind w:left="720" w:right="-40" w:hanging="360"/>
        <w:jc w:val="both"/>
        <w:rPr/>
      </w:pPr>
      <w:r w:rsidDel="00000000" w:rsidR="00000000" w:rsidRPr="00000000">
        <w:rPr>
          <w:rtl w:val="0"/>
        </w:rPr>
        <w:t xml:space="preserve">absence of an integrated national system to monitor and report loss and damage across hazard types and geographic zones; and</w:t>
      </w:r>
    </w:p>
    <w:p w:rsidR="00000000" w:rsidDel="00000000" w:rsidP="00000000" w:rsidRDefault="00000000" w:rsidRPr="00000000" w14:paraId="00000040">
      <w:pPr>
        <w:numPr>
          <w:ilvl w:val="0"/>
          <w:numId w:val="1"/>
        </w:numPr>
        <w:spacing w:after="0" w:lineRule="auto"/>
        <w:ind w:left="720" w:right="-40" w:hanging="360"/>
        <w:jc w:val="both"/>
        <w:rPr/>
      </w:pPr>
      <w:r w:rsidDel="00000000" w:rsidR="00000000" w:rsidRPr="00000000">
        <w:rPr>
          <w:rtl w:val="0"/>
        </w:rPr>
        <w:t xml:space="preserve">inadequate financing, human resources, and technology for sustained institutional strengthening.</w:t>
      </w:r>
    </w:p>
    <w:p w:rsidR="00000000" w:rsidDel="00000000" w:rsidP="00000000" w:rsidRDefault="00000000" w:rsidRPr="00000000" w14:paraId="00000041">
      <w:pPr>
        <w:spacing w:after="0" w:lineRule="auto"/>
        <w:ind w:left="720" w:right="-40" w:firstLine="0"/>
        <w:jc w:val="both"/>
        <w:rPr/>
      </w:pPr>
      <w:r w:rsidDel="00000000" w:rsidR="00000000" w:rsidRPr="00000000">
        <w:rPr>
          <w:rtl w:val="0"/>
        </w:rPr>
      </w:r>
    </w:p>
    <w:p w:rsidR="00000000" w:rsidDel="00000000" w:rsidP="00000000" w:rsidRDefault="00000000" w:rsidRPr="00000000" w14:paraId="00000042">
      <w:pPr>
        <w:spacing w:after="0" w:lineRule="auto"/>
        <w:ind w:right="-40"/>
        <w:jc w:val="both"/>
        <w:rPr/>
      </w:pPr>
      <w:r w:rsidDel="00000000" w:rsidR="00000000" w:rsidRPr="00000000">
        <w:rPr>
          <w:rtl w:val="0"/>
        </w:rPr>
        <w:t xml:space="preserve">Guinea currently lacks the institutional systems, technical methodologies, and financing frameworks to systematically assess, attribute, quantify, report, and finance responses to these losses and damages. The World Bank CERP addresses emergency response coordination; the PDNES addresses development planning. Neither addresses the systemic gap in Guinea’s capacity to identify, measure, govern, and finance responses to loss and damage as a distinct category of climate impact. This is the specific gap this technical assistance is designed to fill.</w:t>
      </w:r>
    </w:p>
    <w:p w:rsidR="00000000" w:rsidDel="00000000" w:rsidP="00000000" w:rsidRDefault="00000000" w:rsidRPr="00000000" w14:paraId="00000043">
      <w:pPr>
        <w:spacing w:after="0" w:lineRule="auto"/>
        <w:ind w:left="0" w:right="-40" w:firstLine="0"/>
        <w:jc w:val="both"/>
        <w:rPr/>
      </w:pPr>
      <w:r w:rsidDel="00000000" w:rsidR="00000000" w:rsidRPr="00000000">
        <w:rPr>
          <w:rtl w:val="0"/>
        </w:rPr>
      </w:r>
    </w:p>
    <w:p w:rsidR="00000000" w:rsidDel="00000000" w:rsidP="00000000" w:rsidRDefault="00000000" w:rsidRPr="00000000" w14:paraId="00000044">
      <w:pPr>
        <w:spacing w:after="0" w:lineRule="auto"/>
        <w:ind w:left="0" w:right="-40" w:firstLine="0"/>
        <w:jc w:val="both"/>
        <w:rPr/>
      </w:pPr>
      <w:r w:rsidDel="00000000" w:rsidR="00000000" w:rsidRPr="00000000">
        <w:rPr>
          <w:rtl w:val="0"/>
        </w:rPr>
        <w:t xml:space="preserve">This technical assistance is designed to address these systemic gaps by supporting Guinea to establish a fit-for-purpose national loss and damage assessment framework, enhance vertical coordination, and strengthen institutional readiness to manage future climate shocks. It aligns with the Santiago Network’s mandate to provide tailored, country-driven support for developing countries most vulnerable to climate change impacts.</w:t>
      </w:r>
    </w:p>
    <w:p w:rsidR="00000000" w:rsidDel="00000000" w:rsidP="00000000" w:rsidRDefault="00000000" w:rsidRPr="00000000" w14:paraId="00000045">
      <w:pPr>
        <w:spacing w:after="0" w:lineRule="auto"/>
        <w:ind w:left="0" w:right="-40" w:firstLine="0"/>
        <w:jc w:val="both"/>
        <w:rPr/>
      </w:pPr>
      <w:r w:rsidDel="00000000" w:rsidR="00000000" w:rsidRPr="00000000">
        <w:rPr>
          <w:rtl w:val="0"/>
        </w:rPr>
      </w:r>
    </w:p>
    <w:p w:rsidR="00000000" w:rsidDel="00000000" w:rsidP="00000000" w:rsidRDefault="00000000" w:rsidRPr="00000000" w14:paraId="00000046">
      <w:pPr>
        <w:spacing w:after="0" w:lineRule="auto"/>
        <w:ind w:left="0" w:right="-40" w:firstLine="0"/>
        <w:jc w:val="both"/>
        <w:rPr/>
      </w:pPr>
      <w:r w:rsidDel="00000000" w:rsidR="00000000" w:rsidRPr="00000000">
        <w:rPr>
          <w:rtl w:val="0"/>
        </w:rPr>
        <w:t xml:space="preserve">Further, this technical assistance is explicitly grounded in the distinction between loss and damage on the one hand, and adaptation and humanitarian response on the other, consistent with Article 8 of the Paris Agreement and the mandate of the Santiago Network. </w:t>
      </w:r>
    </w:p>
    <w:p w:rsidR="00000000" w:rsidDel="00000000" w:rsidP="00000000" w:rsidRDefault="00000000" w:rsidRPr="00000000" w14:paraId="00000047">
      <w:pPr>
        <w:spacing w:after="0" w:lineRule="auto"/>
        <w:ind w:right="-2"/>
        <w:jc w:val="both"/>
        <w:rPr/>
      </w:pPr>
      <w:r w:rsidDel="00000000" w:rsidR="00000000" w:rsidRPr="00000000">
        <w:rPr>
          <w:rtl w:val="0"/>
        </w:rPr>
      </w:r>
    </w:p>
    <w:p w:rsidR="00000000" w:rsidDel="00000000" w:rsidP="00000000" w:rsidRDefault="00000000" w:rsidRPr="00000000" w14:paraId="00000048">
      <w:pPr>
        <w:spacing w:after="0" w:lineRule="auto"/>
        <w:ind w:right="-2"/>
        <w:jc w:val="both"/>
        <w:rPr/>
      </w:pPr>
      <w:r w:rsidDel="00000000" w:rsidR="00000000" w:rsidRPr="00000000">
        <w:rPr>
          <w:rtl w:val="0"/>
        </w:rPr>
      </w:r>
    </w:p>
    <w:p w:rsidR="00000000" w:rsidDel="00000000" w:rsidP="00000000" w:rsidRDefault="00000000" w:rsidRPr="00000000" w14:paraId="00000049">
      <w:pPr>
        <w:pStyle w:val="Heading2"/>
        <w:widowControl w:val="0"/>
        <w:numPr>
          <w:ilvl w:val="1"/>
          <w:numId w:val="22"/>
        </w:numPr>
        <w:ind w:left="630" w:hanging="270"/>
        <w:rPr/>
      </w:pPr>
      <w:bookmarkStart w:colFirst="0" w:colLast="0" w:name="_heading=h.e2zvsus9a50" w:id="8"/>
      <w:bookmarkEnd w:id="8"/>
      <w:r w:rsidDel="00000000" w:rsidR="00000000" w:rsidRPr="00000000">
        <w:rPr>
          <w:rtl w:val="0"/>
        </w:rPr>
        <w:t xml:space="preserve">Objectives and expected impact of the technical assistance</w:t>
      </w:r>
    </w:p>
    <w:p w:rsidR="00000000" w:rsidDel="00000000" w:rsidP="00000000" w:rsidRDefault="00000000" w:rsidRPr="00000000" w14:paraId="0000004A">
      <w:pPr>
        <w:spacing w:after="240" w:before="240" w:lineRule="auto"/>
        <w:ind w:right="0"/>
        <w:jc w:val="both"/>
        <w:rPr/>
      </w:pPr>
      <w:r w:rsidDel="00000000" w:rsidR="00000000" w:rsidRPr="00000000">
        <w:rPr>
          <w:rtl w:val="0"/>
        </w:rPr>
        <w:t xml:space="preserve">The overall objective of this technical assistance is to enable the Republic of Guinea to establish a fit-for-purpose national system for assessing, governing, and financing responses to climate-induced loss and damage, thereby reducing Guinea’s structural vulnerability to the economic and social consequences of unavoidable climate impacts. Specific outcomes include: </w:t>
      </w:r>
    </w:p>
    <w:p w:rsidR="00000000" w:rsidDel="00000000" w:rsidP="00000000" w:rsidRDefault="00000000" w:rsidRPr="00000000" w14:paraId="0000004B">
      <w:pPr>
        <w:numPr>
          <w:ilvl w:val="0"/>
          <w:numId w:val="28"/>
        </w:numPr>
        <w:spacing w:after="0" w:afterAutospacing="0" w:before="240" w:lineRule="auto"/>
        <w:ind w:left="720" w:right="0" w:hanging="360"/>
        <w:jc w:val="both"/>
        <w:rPr/>
      </w:pPr>
      <w:r w:rsidDel="00000000" w:rsidR="00000000" w:rsidRPr="00000000">
        <w:rPr>
          <w:rtl w:val="0"/>
        </w:rPr>
        <w:t xml:space="preserve">Establishing a national methodology and operational data system for quantifying economic and non-economic climate loss and damage across hazard types, geographic zones, and vulnerable population groups.</w:t>
      </w:r>
    </w:p>
    <w:p w:rsidR="00000000" w:rsidDel="00000000" w:rsidP="00000000" w:rsidRDefault="00000000" w:rsidRPr="00000000" w14:paraId="0000004C">
      <w:pPr>
        <w:numPr>
          <w:ilvl w:val="0"/>
          <w:numId w:val="28"/>
        </w:numPr>
        <w:spacing w:after="0" w:afterAutospacing="0" w:before="0" w:beforeAutospacing="0" w:lineRule="auto"/>
        <w:ind w:left="720" w:right="0" w:hanging="360"/>
        <w:jc w:val="both"/>
        <w:rPr/>
      </w:pPr>
      <w:r w:rsidDel="00000000" w:rsidR="00000000" w:rsidRPr="00000000">
        <w:rPr>
          <w:rtl w:val="0"/>
        </w:rPr>
        <w:t xml:space="preserve">Strengthening multi-level governance and institutional coordination for loss and damage response, from national to regional and local levels, with clear mandates, standard operating procedures, and interagency protocols.</w:t>
      </w:r>
    </w:p>
    <w:p w:rsidR="00000000" w:rsidDel="00000000" w:rsidP="00000000" w:rsidRDefault="00000000" w:rsidRPr="00000000" w14:paraId="0000004D">
      <w:pPr>
        <w:numPr>
          <w:ilvl w:val="0"/>
          <w:numId w:val="28"/>
        </w:numPr>
        <w:spacing w:after="240" w:before="0" w:beforeAutospacing="0" w:lineRule="auto"/>
        <w:ind w:left="720" w:right="0" w:hanging="360"/>
        <w:jc w:val="both"/>
        <w:rPr/>
      </w:pPr>
      <w:r w:rsidDel="00000000" w:rsidR="00000000" w:rsidRPr="00000000">
        <w:rPr>
          <w:rtl w:val="0"/>
        </w:rPr>
        <w:t xml:space="preserve">Building Guinea’s institutional readiness to access climate finance for loss and damage response, with a concrete pathway to a funding request to the Fund for responding to Loss and Damage (FRLD).</w:t>
      </w:r>
    </w:p>
    <w:p w:rsidR="00000000" w:rsidDel="00000000" w:rsidP="00000000" w:rsidRDefault="00000000" w:rsidRPr="00000000" w14:paraId="0000004E">
      <w:pPr>
        <w:spacing w:after="240" w:before="240" w:lineRule="auto"/>
        <w:ind w:left="720" w:right="0" w:firstLine="0"/>
        <w:jc w:val="both"/>
        <w:rPr>
          <w:highlight w:val="yellow"/>
        </w:rPr>
      </w:pPr>
      <w:r w:rsidDel="00000000" w:rsidR="00000000" w:rsidRPr="00000000">
        <w:rPr>
          <w:rtl w:val="0"/>
        </w:rPr>
      </w:r>
    </w:p>
    <w:p w:rsidR="00000000" w:rsidDel="00000000" w:rsidP="00000000" w:rsidRDefault="00000000" w:rsidRPr="00000000" w14:paraId="0000004F">
      <w:pPr>
        <w:pStyle w:val="Heading2"/>
        <w:numPr>
          <w:ilvl w:val="1"/>
          <w:numId w:val="22"/>
        </w:numPr>
        <w:ind w:left="630" w:hanging="270"/>
        <w:rPr/>
      </w:pPr>
      <w:bookmarkStart w:colFirst="0" w:colLast="0" w:name="_heading=h.ekc1mketc3sf" w:id="9"/>
      <w:bookmarkEnd w:id="9"/>
      <w:r w:rsidDel="00000000" w:rsidR="00000000" w:rsidRPr="00000000">
        <w:rPr>
          <w:rtl w:val="0"/>
        </w:rPr>
        <w:t xml:space="preserve">Scope, activities and expected results of the technical assistance</w:t>
      </w:r>
    </w:p>
    <w:p w:rsidR="00000000" w:rsidDel="00000000" w:rsidP="00000000" w:rsidRDefault="00000000" w:rsidRPr="00000000" w14:paraId="00000050">
      <w:pPr>
        <w:spacing w:after="240" w:before="240" w:lineRule="auto"/>
        <w:ind w:right="0"/>
        <w:jc w:val="both"/>
        <w:rPr/>
      </w:pPr>
      <w:r w:rsidDel="00000000" w:rsidR="00000000" w:rsidRPr="00000000">
        <w:rPr>
          <w:rtl w:val="0"/>
        </w:rPr>
        <w:t xml:space="preserve">The technical assistance is expected to deliver the following components: </w:t>
      </w:r>
    </w:p>
    <w:p w:rsidR="00000000" w:rsidDel="00000000" w:rsidP="00000000" w:rsidRDefault="00000000" w:rsidRPr="00000000" w14:paraId="00000051">
      <w:pPr>
        <w:numPr>
          <w:ilvl w:val="0"/>
          <w:numId w:val="19"/>
        </w:numPr>
        <w:ind w:left="720" w:hanging="360"/>
        <w:rPr>
          <w:b w:val="1"/>
          <w:bCs w:val="1"/>
          <w:i w:val="1"/>
          <w:iCs w:val="1"/>
        </w:rPr>
      </w:pPr>
      <w:bookmarkStart w:colFirst="0" w:colLast="0" w:name="_heading=h.8rjzof1955ko" w:id="10"/>
      <w:bookmarkEnd w:id="10"/>
      <w:r w:rsidDel="00000000" w:rsidR="00000000" w:rsidRPr="00000000">
        <w:rPr>
          <w:b w:val="1"/>
          <w:bCs w:val="1"/>
          <w:i w:val="1"/>
          <w:iCs w:val="1"/>
          <w:rtl w:val="0"/>
        </w:rPr>
        <w:t xml:space="preserve">Identification and assessment of loss and damage needs and priorities </w:t>
      </w:r>
    </w:p>
    <w:p w:rsidR="00000000" w:rsidDel="00000000" w:rsidP="00000000" w:rsidRDefault="00000000" w:rsidRPr="00000000" w14:paraId="00000052">
      <w:pPr>
        <w:spacing w:after="240" w:before="240" w:lineRule="auto"/>
        <w:ind w:left="0" w:right="0" w:firstLine="0"/>
        <w:jc w:val="both"/>
        <w:rPr/>
      </w:pPr>
      <w:r w:rsidDel="00000000" w:rsidR="00000000" w:rsidRPr="00000000">
        <w:rPr>
          <w:rtl w:val="0"/>
        </w:rPr>
        <w:t xml:space="preserve">This component addresses the fundamental absence of a systematic national methodology for quantifying, attributing, and reporting economic and non-economic climate loss and damage in Guinea. Key expected results include:</w:t>
      </w:r>
    </w:p>
    <w:p w:rsidR="00000000" w:rsidDel="00000000" w:rsidP="00000000" w:rsidRDefault="00000000" w:rsidRPr="00000000" w14:paraId="00000053">
      <w:pPr>
        <w:spacing w:after="240" w:before="240" w:lineRule="auto"/>
        <w:ind w:left="0" w:right="0" w:firstLine="0"/>
        <w:jc w:val="both"/>
        <w:rPr/>
      </w:pPr>
      <w:r w:rsidDel="00000000" w:rsidR="00000000" w:rsidRPr="00000000">
        <w:rPr>
          <w:rtl w:val="0"/>
        </w:rPr>
        <w:t xml:space="preserve">Expected results: </w:t>
      </w:r>
    </w:p>
    <w:p w:rsidR="00000000" w:rsidDel="00000000" w:rsidP="00000000" w:rsidRDefault="00000000" w:rsidRPr="00000000" w14:paraId="00000054">
      <w:pPr>
        <w:numPr>
          <w:ilvl w:val="0"/>
          <w:numId w:val="20"/>
        </w:numPr>
        <w:spacing w:after="0" w:before="240" w:lineRule="auto"/>
        <w:ind w:left="1440" w:right="0" w:hanging="360"/>
        <w:jc w:val="both"/>
        <w:rPr/>
      </w:pPr>
      <w:r w:rsidDel="00000000" w:rsidR="00000000" w:rsidRPr="00000000">
        <w:rPr>
          <w:rtl w:val="0"/>
        </w:rPr>
        <w:t xml:space="preserve">A comprehensive data gap and needs analysis covering all major hazard types (including sudden-onset and slow-onset), geographic zones, and vulnerable population groups, including women, youth, elderly, and persons with disabilities.</w:t>
      </w:r>
    </w:p>
    <w:p w:rsidR="00000000" w:rsidDel="00000000" w:rsidP="00000000" w:rsidRDefault="00000000" w:rsidRPr="00000000" w14:paraId="00000055">
      <w:pPr>
        <w:numPr>
          <w:ilvl w:val="0"/>
          <w:numId w:val="20"/>
        </w:numPr>
        <w:spacing w:after="0" w:before="240" w:lineRule="auto"/>
        <w:ind w:left="1440" w:right="0" w:hanging="360"/>
        <w:jc w:val="both"/>
        <w:rPr/>
      </w:pPr>
      <w:r w:rsidDel="00000000" w:rsidR="00000000" w:rsidRPr="00000000">
        <w:rPr>
          <w:rtl w:val="0"/>
        </w:rPr>
        <w:t xml:space="preserve">A national methodological framework for quantifying economic loss and damage (including crop loss, infrastructure damage, income and productivity losses, asset destruction) and non-economic loss and damage (i.e. loss of life, displacement, cultural heritage loss, biodiversity and ecosystem loss, psychosocial impacts, traditional knowledge loss), aligned with IPCC definitions and WIM/Article 8 terminology.</w:t>
      </w:r>
    </w:p>
    <w:p w:rsidR="00000000" w:rsidDel="00000000" w:rsidP="00000000" w:rsidRDefault="00000000" w:rsidRPr="00000000" w14:paraId="00000056">
      <w:pPr>
        <w:numPr>
          <w:ilvl w:val="0"/>
          <w:numId w:val="20"/>
        </w:numPr>
        <w:spacing w:after="0" w:before="240" w:lineRule="auto"/>
        <w:ind w:left="1440" w:right="0" w:hanging="360"/>
        <w:jc w:val="both"/>
        <w:rPr/>
      </w:pPr>
      <w:r w:rsidDel="00000000" w:rsidR="00000000" w:rsidRPr="00000000">
        <w:rPr>
          <w:rtl w:val="0"/>
        </w:rPr>
        <w:t xml:space="preserve">An interactive, web-based national loss and damage dashboard consolidating data from CENAGCUE, ANM, DNH, ANSS, ANGUCH, and DGPC, designed for interoperability, regular update, and public access at appropriate levels.</w:t>
      </w:r>
    </w:p>
    <w:p w:rsidR="00000000" w:rsidDel="00000000" w:rsidP="00000000" w:rsidRDefault="00000000" w:rsidRPr="00000000" w14:paraId="00000057">
      <w:pPr>
        <w:numPr>
          <w:ilvl w:val="0"/>
          <w:numId w:val="20"/>
        </w:numPr>
        <w:spacing w:after="0" w:before="240" w:lineRule="auto"/>
        <w:ind w:left="1440" w:right="0" w:hanging="360"/>
        <w:jc w:val="both"/>
        <w:rPr>
          <w:u w:val="none"/>
        </w:rPr>
      </w:pPr>
      <w:r w:rsidDel="00000000" w:rsidR="00000000" w:rsidRPr="00000000">
        <w:rPr>
          <w:rtl w:val="0"/>
        </w:rPr>
        <w:t xml:space="preserve">Training and mentoring for regional technical groups in PDNA+ methodology, attribution analysis, and ex-post loss and damage assessment protocols, with relevant regional technical staff trained across Guinea’s four natural regions.</w:t>
      </w:r>
    </w:p>
    <w:p w:rsidR="00000000" w:rsidDel="00000000" w:rsidP="00000000" w:rsidRDefault="00000000" w:rsidRPr="00000000" w14:paraId="00000058">
      <w:pPr>
        <w:spacing w:after="0" w:before="240" w:lineRule="auto"/>
        <w:ind w:left="1440" w:right="0" w:firstLine="0"/>
        <w:jc w:val="both"/>
        <w:rPr/>
      </w:pPr>
      <w:r w:rsidDel="00000000" w:rsidR="00000000" w:rsidRPr="00000000">
        <w:rPr>
          <w:rtl w:val="0"/>
        </w:rPr>
      </w:r>
    </w:p>
    <w:p w:rsidR="00000000" w:rsidDel="00000000" w:rsidP="00000000" w:rsidRDefault="00000000" w:rsidRPr="00000000" w14:paraId="00000059">
      <w:pPr>
        <w:numPr>
          <w:ilvl w:val="0"/>
          <w:numId w:val="19"/>
        </w:numPr>
        <w:ind w:left="720" w:hanging="360"/>
        <w:rPr>
          <w:b w:val="1"/>
          <w:bCs w:val="1"/>
          <w:i w:val="1"/>
          <w:iCs w:val="1"/>
        </w:rPr>
      </w:pPr>
      <w:r w:rsidDel="00000000" w:rsidR="00000000" w:rsidRPr="00000000">
        <w:rPr>
          <w:b w:val="1"/>
          <w:bCs w:val="1"/>
          <w:i w:val="1"/>
          <w:iCs w:val="1"/>
          <w:rtl w:val="0"/>
        </w:rPr>
        <w:t xml:space="preserve">Strengthen governance and institutional arrangements</w:t>
      </w:r>
    </w:p>
    <w:p w:rsidR="00000000" w:rsidDel="00000000" w:rsidP="00000000" w:rsidRDefault="00000000" w:rsidRPr="00000000" w14:paraId="0000005A">
      <w:pPr>
        <w:ind w:left="0" w:firstLine="0"/>
        <w:rPr/>
      </w:pPr>
      <w:r w:rsidDel="00000000" w:rsidR="00000000" w:rsidRPr="00000000">
        <w:rPr>
          <w:rtl w:val="0"/>
        </w:rPr>
        <w:t xml:space="preserve">This component addresses Guinea’s fragmented institutional architecture and weak coordination mechanisms for loss and damage response.</w:t>
      </w:r>
    </w:p>
    <w:p w:rsidR="00000000" w:rsidDel="00000000" w:rsidP="00000000" w:rsidRDefault="00000000" w:rsidRPr="00000000" w14:paraId="0000005B">
      <w:pPr>
        <w:ind w:left="0" w:firstLine="0"/>
        <w:rPr/>
      </w:pPr>
      <w:r w:rsidDel="00000000" w:rsidR="00000000" w:rsidRPr="00000000">
        <w:rPr>
          <w:rtl w:val="0"/>
        </w:rPr>
        <w:t xml:space="preserve">Expected results:</w:t>
      </w:r>
    </w:p>
    <w:p w:rsidR="00000000" w:rsidDel="00000000" w:rsidP="00000000" w:rsidRDefault="00000000" w:rsidRPr="00000000" w14:paraId="0000005C">
      <w:pPr>
        <w:numPr>
          <w:ilvl w:val="0"/>
          <w:numId w:val="4"/>
        </w:numPr>
        <w:spacing w:after="240" w:before="240" w:lineRule="auto"/>
        <w:ind w:left="1440" w:right="0" w:hanging="360"/>
        <w:jc w:val="both"/>
        <w:rPr/>
      </w:pPr>
      <w:r w:rsidDel="00000000" w:rsidR="00000000" w:rsidRPr="00000000">
        <w:rPr>
          <w:rtl w:val="0"/>
        </w:rPr>
        <w:t xml:space="preserve">Capacity and gap assessment of institutional arrangements, policy and planning instruments, and the enabling environment for loss and damage finance.</w:t>
      </w:r>
    </w:p>
    <w:p w:rsidR="00000000" w:rsidDel="00000000" w:rsidP="00000000" w:rsidRDefault="00000000" w:rsidRPr="00000000" w14:paraId="0000005D">
      <w:pPr>
        <w:numPr>
          <w:ilvl w:val="0"/>
          <w:numId w:val="4"/>
        </w:numPr>
        <w:spacing w:after="240" w:before="240" w:lineRule="auto"/>
        <w:ind w:left="1440" w:right="0" w:hanging="360"/>
        <w:jc w:val="both"/>
        <w:rPr/>
      </w:pPr>
      <w:r w:rsidDel="00000000" w:rsidR="00000000" w:rsidRPr="00000000">
        <w:rPr>
          <w:rtl w:val="0"/>
        </w:rPr>
        <w:t xml:space="preserve">Recommendations on institutional roles and responsibilities, with defined standard operating procedures for coordinated responses.</w:t>
      </w:r>
    </w:p>
    <w:p w:rsidR="00000000" w:rsidDel="00000000" w:rsidP="00000000" w:rsidRDefault="00000000" w:rsidRPr="00000000" w14:paraId="0000005E">
      <w:pPr>
        <w:numPr>
          <w:ilvl w:val="0"/>
          <w:numId w:val="4"/>
        </w:numPr>
        <w:spacing w:after="240" w:before="240" w:lineRule="auto"/>
        <w:ind w:left="1440" w:right="0" w:hanging="360"/>
        <w:jc w:val="both"/>
        <w:rPr/>
      </w:pPr>
      <w:r w:rsidDel="00000000" w:rsidR="00000000" w:rsidRPr="00000000">
        <w:rPr>
          <w:rtl w:val="0"/>
        </w:rPr>
        <w:t xml:space="preserve">Recommendations for strengthening existing structures and complementarity across government ministries and departments.</w:t>
      </w:r>
    </w:p>
    <w:p w:rsidR="00000000" w:rsidDel="00000000" w:rsidP="00000000" w:rsidRDefault="00000000" w:rsidRPr="00000000" w14:paraId="0000005F">
      <w:pPr>
        <w:numPr>
          <w:ilvl w:val="0"/>
          <w:numId w:val="4"/>
        </w:numPr>
        <w:spacing w:after="240" w:before="240" w:lineRule="auto"/>
        <w:ind w:left="1440" w:right="0" w:hanging="360"/>
        <w:jc w:val="both"/>
        <w:rPr/>
      </w:pPr>
      <w:r w:rsidDel="00000000" w:rsidR="00000000" w:rsidRPr="00000000">
        <w:rPr>
          <w:rtl w:val="0"/>
        </w:rPr>
        <w:t xml:space="preserve">Recommended approaches for effective consultation with local communities and vulnerable populations.</w:t>
      </w:r>
    </w:p>
    <w:p w:rsidR="00000000" w:rsidDel="00000000" w:rsidP="00000000" w:rsidRDefault="00000000" w:rsidRPr="00000000" w14:paraId="00000060">
      <w:pPr>
        <w:numPr>
          <w:ilvl w:val="0"/>
          <w:numId w:val="4"/>
        </w:numPr>
        <w:spacing w:after="240" w:before="240" w:lineRule="auto"/>
        <w:ind w:left="1440" w:right="0" w:hanging="360"/>
        <w:jc w:val="both"/>
        <w:rPr/>
      </w:pPr>
      <w:r w:rsidDel="00000000" w:rsidR="00000000" w:rsidRPr="00000000">
        <w:rPr>
          <w:rtl w:val="0"/>
        </w:rPr>
        <w:t xml:space="preserve">Technical guidance to integrate loss and damage into local development plans and upcoming PDNES 2026-2030. </w:t>
      </w:r>
    </w:p>
    <w:p w:rsidR="00000000" w:rsidDel="00000000" w:rsidP="00000000" w:rsidRDefault="00000000" w:rsidRPr="00000000" w14:paraId="0000006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330" w:hanging="360"/>
        <w:jc w:val="left"/>
        <w:rPr>
          <w:b w:val="1"/>
          <w:bCs w:val="1"/>
          <w:i w:val="1"/>
          <w:iCs w:val="1"/>
        </w:rPr>
      </w:pPr>
      <w:r w:rsidDel="00000000" w:rsidR="00000000" w:rsidRPr="00000000">
        <w:rPr>
          <w:b w:val="1"/>
          <w:bCs w:val="1"/>
          <w:i w:val="1"/>
          <w:iCs w:val="1"/>
          <w:rtl w:val="0"/>
        </w:rPr>
        <w:t xml:space="preserve">Enable access to action and support, including finance, technology and capacity-building for implementation</w:t>
      </w:r>
      <w:r w:rsidDel="00000000" w:rsidR="00000000" w:rsidRPr="00000000">
        <w:rPr>
          <w:rtl w:val="0"/>
        </w:rPr>
      </w:r>
    </w:p>
    <w:p w:rsidR="00000000" w:rsidDel="00000000" w:rsidP="00000000" w:rsidRDefault="00000000" w:rsidRPr="00000000" w14:paraId="00000062">
      <w:pPr>
        <w:spacing w:after="240" w:before="240" w:lineRule="auto"/>
        <w:ind w:left="0" w:right="0" w:firstLine="0"/>
        <w:jc w:val="both"/>
        <w:rPr/>
      </w:pPr>
      <w:r w:rsidDel="00000000" w:rsidR="00000000" w:rsidRPr="00000000">
        <w:rPr>
          <w:rtl w:val="0"/>
        </w:rPr>
        <w:t xml:space="preserve">This component builds Guinea’s institutional readiness to access climate finance specifically for loss and damage response, with a focus on the FRLD as the primary finance pathway.</w:t>
      </w:r>
    </w:p>
    <w:p w:rsidR="00000000" w:rsidDel="00000000" w:rsidP="00000000" w:rsidRDefault="00000000" w:rsidRPr="00000000" w14:paraId="00000063">
      <w:pPr>
        <w:spacing w:after="240" w:before="240" w:lineRule="auto"/>
        <w:ind w:left="0" w:right="0" w:firstLine="0"/>
        <w:jc w:val="both"/>
        <w:rPr/>
      </w:pPr>
      <w:r w:rsidDel="00000000" w:rsidR="00000000" w:rsidRPr="00000000">
        <w:rPr>
          <w:rtl w:val="0"/>
        </w:rPr>
        <w:t xml:space="preserve">Expected results</w:t>
      </w:r>
      <w:r w:rsidDel="00000000" w:rsidR="00000000" w:rsidRPr="00000000">
        <w:rPr>
          <w:rtl w:val="0"/>
        </w:rPr>
        <w:t xml:space="preserve">:</w:t>
      </w:r>
    </w:p>
    <w:p w:rsidR="00000000" w:rsidDel="00000000" w:rsidP="00000000" w:rsidRDefault="00000000" w:rsidRPr="00000000" w14:paraId="00000064">
      <w:pPr>
        <w:numPr>
          <w:ilvl w:val="0"/>
          <w:numId w:val="2"/>
        </w:numPr>
        <w:spacing w:after="240" w:before="240" w:lineRule="auto"/>
        <w:ind w:left="1440" w:right="0" w:hanging="360"/>
        <w:jc w:val="both"/>
        <w:rPr/>
      </w:pPr>
      <w:r w:rsidDel="00000000" w:rsidR="00000000" w:rsidRPr="00000000">
        <w:rPr>
          <w:rtl w:val="0"/>
        </w:rPr>
        <w:t xml:space="preserve">A comprehensive FRLD readiness assessment evaluating Guinea’s institutional capacity against FRLD eligibility and direct </w:t>
      </w:r>
      <w:r w:rsidDel="00000000" w:rsidR="00000000" w:rsidRPr="00000000">
        <w:rPr>
          <w:rtl w:val="0"/>
        </w:rPr>
        <w:t xml:space="preserve">access </w:t>
      </w:r>
      <w:r w:rsidDel="00000000" w:rsidR="00000000" w:rsidRPr="00000000">
        <w:rPr>
          <w:rtl w:val="0"/>
        </w:rPr>
        <w:t xml:space="preserve">requirements, including environmental and social safeguards, fiduciary standards, gender policy compliance, and monitoring, evaluation and learning systems.</w:t>
      </w:r>
    </w:p>
    <w:p w:rsidR="00000000" w:rsidDel="00000000" w:rsidP="00000000" w:rsidRDefault="00000000" w:rsidRPr="00000000" w14:paraId="00000065">
      <w:pPr>
        <w:numPr>
          <w:ilvl w:val="0"/>
          <w:numId w:val="2"/>
        </w:numPr>
        <w:spacing w:after="240" w:before="240" w:lineRule="auto"/>
        <w:ind w:left="1440" w:right="0" w:hanging="360"/>
        <w:jc w:val="both"/>
        <w:rPr/>
      </w:pPr>
      <w:r w:rsidDel="00000000" w:rsidR="00000000" w:rsidRPr="00000000">
        <w:rPr>
          <w:rtl w:val="0"/>
        </w:rPr>
        <w:t xml:space="preserve">A gap-filling and capacity-building plan targeting the specific fiduciary, safeguards, and institutional weaknesses identified in the readiness assessment.</w:t>
      </w:r>
    </w:p>
    <w:p w:rsidR="00000000" w:rsidDel="00000000" w:rsidP="00000000" w:rsidRDefault="00000000" w:rsidRPr="00000000" w14:paraId="00000066">
      <w:pPr>
        <w:numPr>
          <w:ilvl w:val="0"/>
          <w:numId w:val="2"/>
        </w:numPr>
        <w:spacing w:after="240" w:before="240" w:lineRule="auto"/>
        <w:ind w:left="1440" w:right="0" w:hanging="360"/>
        <w:jc w:val="both"/>
        <w:rPr/>
      </w:pPr>
      <w:r w:rsidDel="00000000" w:rsidR="00000000" w:rsidRPr="00000000">
        <w:rPr>
          <w:rtl w:val="0"/>
        </w:rPr>
        <w:t xml:space="preserve">A draft FRLD funding request grounded in the evidence, priorities, and institutional framework established under Components 1 and 2, targeting a project or programme addressing Guinea’s most urgent and quantified loss and damage response needs.</w:t>
      </w:r>
    </w:p>
    <w:p w:rsidR="00000000" w:rsidDel="00000000" w:rsidP="00000000" w:rsidRDefault="00000000" w:rsidRPr="00000000" w14:paraId="00000067">
      <w:pPr>
        <w:numPr>
          <w:ilvl w:val="0"/>
          <w:numId w:val="2"/>
        </w:numPr>
        <w:spacing w:after="240" w:before="240" w:lineRule="auto"/>
        <w:ind w:left="1440" w:right="0" w:hanging="360"/>
        <w:jc w:val="both"/>
        <w:rPr/>
      </w:pPr>
      <w:r w:rsidDel="00000000" w:rsidR="00000000" w:rsidRPr="00000000">
        <w:rPr>
          <w:rtl w:val="0"/>
        </w:rPr>
        <w:t xml:space="preserve">A comprehensive financing framework mapping existing donor-funded initiatives, identifying financing gaps, and designing a coherent multi-source loss and damage financing architecture for Guinea aligned with PDNES 2026–2030 priorities.</w:t>
      </w:r>
    </w:p>
    <w:p w:rsidR="00000000" w:rsidDel="00000000" w:rsidP="00000000" w:rsidRDefault="00000000" w:rsidRPr="00000000" w14:paraId="00000068">
      <w:pPr>
        <w:spacing w:after="240" w:before="240" w:lineRule="auto"/>
        <w:ind w:left="1440" w:right="0" w:firstLine="0"/>
        <w:jc w:val="both"/>
        <w:rPr>
          <w:highlight w:val="yellow"/>
        </w:rPr>
      </w:pPr>
      <w:r w:rsidDel="00000000" w:rsidR="00000000" w:rsidRPr="00000000">
        <w:rPr>
          <w:rtl w:val="0"/>
        </w:rPr>
      </w:r>
    </w:p>
    <w:p w:rsidR="00000000" w:rsidDel="00000000" w:rsidP="00000000" w:rsidRDefault="00000000" w:rsidRPr="00000000" w14:paraId="00000069">
      <w:pPr>
        <w:pStyle w:val="Heading2"/>
        <w:widowControl w:val="0"/>
        <w:numPr>
          <w:ilvl w:val="1"/>
          <w:numId w:val="22"/>
        </w:numPr>
        <w:ind w:left="630" w:hanging="270"/>
        <w:rPr/>
      </w:pPr>
      <w:bookmarkStart w:colFirst="0" w:colLast="0" w:name="_heading=h.f1ytkq1xfdmc" w:id="11"/>
      <w:bookmarkEnd w:id="11"/>
      <w:r w:rsidDel="00000000" w:rsidR="00000000" w:rsidRPr="00000000">
        <w:rPr>
          <w:rtl w:val="0"/>
        </w:rPr>
        <w:t xml:space="preserve">Geographical scope and target beneficiaries</w:t>
      </w:r>
    </w:p>
    <w:p w:rsidR="00000000" w:rsidDel="00000000" w:rsidP="00000000" w:rsidRDefault="00000000" w:rsidRPr="00000000" w14:paraId="0000006A">
      <w:pPr>
        <w:ind w:right="-40"/>
        <w:jc w:val="both"/>
        <w:rPr>
          <w:highlight w:val="yellow"/>
        </w:rPr>
      </w:pPr>
      <w:r w:rsidDel="00000000" w:rsidR="00000000" w:rsidRPr="00000000">
        <w:rPr>
          <w:rtl w:val="0"/>
        </w:rPr>
        <w:t xml:space="preserve">The technical assistance will have a national scope, while prioritising institutional engagement and field-based consultations in climate-exposed regions and localities where loss and damage is already materialising. Priority attention will be given to areas affected by recurrent floods, droughts, landslides, coastal erosion, sea-level rise, food insecurity and degradation of productive ecosystems, including selected localities in Middle Guinea, Upper Guinea, Maritime Guinea and high-risk urban/peri-urban zones such as Conakry, which will be confirmed with government counterparts at the outset. </w:t>
      </w:r>
      <w:r w:rsidDel="00000000" w:rsidR="00000000" w:rsidRPr="00000000">
        <w:rPr>
          <w:highlight w:val="yellow"/>
          <w:rtl w:val="0"/>
        </w:rPr>
        <w:t xml:space="preserve"> </w:t>
      </w:r>
    </w:p>
    <w:p w:rsidR="00000000" w:rsidDel="00000000" w:rsidP="00000000" w:rsidRDefault="00000000" w:rsidRPr="00000000" w14:paraId="0000006B">
      <w:pPr>
        <w:ind w:right="-40"/>
        <w:jc w:val="both"/>
        <w:rPr/>
      </w:pPr>
      <w:r w:rsidDel="00000000" w:rsidR="00000000" w:rsidRPr="00000000">
        <w:rPr>
          <w:rtl w:val="0"/>
        </w:rPr>
        <w:t xml:space="preserve">The primary institutional beneficiaries will include the national entities responsible for disaster risk management, climate change, hydrometeorological services, water resources, health surveillance, civil protection, local development planning and climate finance coordination, including </w:t>
      </w:r>
      <w:sdt>
        <w:sdtPr>
          <w:id w:val="-150540811"/>
          <w:tag w:val="goog_rdk_0"/>
        </w:sdtPr>
        <w:sdtContent>
          <w:commentRangeStart w:id="0"/>
          <w:commentRangeStart w:id="100"/>
        </w:sdtContent>
      </w:sdt>
      <w:r w:rsidDel="00000000" w:rsidR="00000000" w:rsidRPr="00000000">
        <w:rPr>
          <w:rtl w:val="0"/>
        </w:rPr>
        <w:t xml:space="preserve">CENAGCUE, ANGUCH, DGPC, ANM, DNH, ANSS </w:t>
      </w:r>
      <w:commentRangeEnd w:id="0"/>
      <w:commentRangeEnd w:id="100"/>
      <w:r w:rsidDel="00000000" w:rsidR="00000000" w:rsidRPr="00000000">
        <w:commentReference w:id="0"/>
      </w:r>
      <w:r>
        <w:rPr>
          <w:rFonts w:ascii="Arial" w:cs="Arial" w:eastAsia="Arial" w:hAnsi="Arial"/>
          <w:sz w:val="22"/>
          <w:szCs w:val="22"/>
        </w:rPr>
        <w:commentReference w:id="100"/>
      </w:r>
      <w:r w:rsidDel="00000000" w:rsidR="00000000" w:rsidRPr="00000000">
        <w:rPr>
          <w:rtl w:val="0"/>
        </w:rPr>
        <w:t xml:space="preserve">and relevant sector ministries. The technical assistance will also support regional and local authorities, technical services, communal planning structures and community-based actors that are expected to apply the loss and damage assessment tools, protocols and coordination mechanisms.</w:t>
      </w:r>
    </w:p>
    <w:p>
      <w:pPr>
        <w:ind w:right="-40"/>
        <w:jc w:val="both"/>
        <w:rPr/>
        <w:rPr>
          <w:ins w:id="9000" w:author="Alpha Kaloga" w:date="2026-07-12T12:00:00Z"/>
        </w:rPr>
      </w:pPr>
      <w:ins w:id="9001" w:author="Alpha Kaloga" w:date="2026-07-12T12:00:00Z">
        <w:r>
          <w:rPr>
            <w:rFonts w:ascii="Arial" w:cs="Arial" w:eastAsia="Arial" w:hAnsi="Arial"/>
            <w:sz w:val="22"/>
            <w:szCs w:val="22"/>
          </w:rPr>
          <w:t xml:space="preserve">Beyond their role as beneficiaries of the results, these agencies are expected to assume defined functions in the management and governance of the technical assistance itself. It is envisaged that implementation will be steered by an inter-ministerial steering committee, convened under the authority of the ministry responsible for environment and climate change, with CENAGCUE serving as technical secretariat, meeting quarterly to provide strategic direction, validate deliverables and resolve interagency issues. CENAGCUE and ANGUCH will co-lead day-to-day technical coordination through a standing interagency technical working group responsible for guiding the loss and damage assessment methodology, the national dashboard and the standard operating procedures. ANM, DNH and ANSS will act as designated data providers and system co-owners for hydrometeorological, water-resources and health-surveillance data respectively, with named focal points and data-sharing protocols agreed during the inception phase. DGPC will lead the integration of assessment and response protocols into civil protection operations at regional and prefectural levels, while the ministry responsible for planning will ensure alignment of outputs with the PDNES 2026–2030 process. Regional authorities and communal planning structures will co-convene field consultations and host the regional technical groups trained under Component 1. These management and governance arrangements, including decision-making, escalation and interagency engagement procedures, will be reviewed and formalised with the selected implementer at the outset of the technical assistance.</w:t>
        </w:r>
      </w:ins>
    </w:p>
    <w:p w:rsidR="00000000" w:rsidDel="00000000" w:rsidP="00000000" w:rsidRDefault="00000000" w:rsidRPr="00000000" w14:paraId="0000006C">
      <w:pPr>
        <w:ind w:right="-40"/>
        <w:jc w:val="both"/>
        <w:rPr/>
      </w:pPr>
      <w:r w:rsidDel="00000000" w:rsidR="00000000" w:rsidRPr="00000000">
        <w:rPr>
          <w:rtl w:val="0"/>
        </w:rPr>
        <w:t xml:space="preserve">Indirect beneficiaries will also include climate-exposed communities whose lives, livelihoods, assets, ecosystems and social systems are increasingly affected by climate-related shocks and slow-onset processes. Particular attention will be given to women, youth, children, persons with disabilities, poor households, female-headed households, smallholder farmers, pastoralists, fisherfolk, informal urban residents and other vulnerable groups that are often underrepresented in conventional disaster risk management and recovery systems.</w:t>
      </w:r>
    </w:p>
    <w:p w:rsidR="00000000" w:rsidDel="00000000" w:rsidP="00000000" w:rsidRDefault="00000000" w:rsidRPr="00000000" w14:paraId="0000006D">
      <w:pPr>
        <w:ind w:right="-40"/>
        <w:jc w:val="both"/>
        <w:rPr/>
      </w:pPr>
      <w:r w:rsidDel="00000000" w:rsidR="00000000" w:rsidRPr="00000000">
        <w:rPr>
          <w:rtl w:val="0"/>
        </w:rPr>
        <w:t xml:space="preserve">The technical assistance will ensure that local knowledge, gender-differentiated vulnerabilities and non-economic losses are systematically captured. Consultations will therefore assess not only damage to infrastructure, crops and productive assets, but also losses related to health, education, psychosocial well-being, social cohesion, cultural practices, access to water and land, displacement, food security and dignity. This will assist Guinea in moving from fragmented post-crisis reporting toward a more operational, inclusive and finance-ready national system for assessing and responding to climate-induced loss and damage.</w:t>
      </w:r>
    </w:p>
    <w:p w:rsidR="00000000" w:rsidDel="00000000" w:rsidP="00000000" w:rsidRDefault="00000000" w:rsidRPr="00000000" w14:paraId="0000006E">
      <w:pPr>
        <w:ind w:right="-40"/>
        <w:jc w:val="both"/>
        <w:rPr/>
      </w:pPr>
      <w:r w:rsidDel="00000000" w:rsidR="00000000" w:rsidRPr="00000000">
        <w:rPr>
          <w:rtl w:val="0"/>
        </w:rPr>
      </w:r>
    </w:p>
    <w:p w:rsidR="00000000" w:rsidDel="00000000" w:rsidP="00000000" w:rsidRDefault="00000000" w:rsidRPr="00000000" w14:paraId="0000006F">
      <w:pPr>
        <w:pStyle w:val="Heading2"/>
        <w:numPr>
          <w:ilvl w:val="1"/>
          <w:numId w:val="22"/>
        </w:numPr>
        <w:ind w:left="630" w:hanging="270"/>
        <w:rPr/>
      </w:pPr>
      <w:bookmarkStart w:colFirst="0" w:colLast="0" w:name="_heading=h.hft78oet51k9" w:id="12"/>
      <w:bookmarkEnd w:id="12"/>
      <w:r w:rsidDel="00000000" w:rsidR="00000000" w:rsidRPr="00000000">
        <w:rPr>
          <w:rtl w:val="0"/>
        </w:rPr>
        <w:t xml:space="preserve">Complementarities with ongoing initiatives / activities</w:t>
      </w:r>
    </w:p>
    <w:p w:rsidR="00000000" w:rsidDel="00000000" w:rsidP="00000000" w:rsidRDefault="00000000" w:rsidRPr="00000000" w14:paraId="00000070">
      <w:pPr>
        <w:ind w:right="-40"/>
        <w:jc w:val="both"/>
        <w:rPr/>
      </w:pPr>
      <w:r w:rsidDel="00000000" w:rsidR="00000000" w:rsidRPr="00000000">
        <w:rPr>
          <w:rtl w:val="0"/>
        </w:rPr>
        <w:t xml:space="preserve">Guinea has undertaken a series of policy, institutional, and operational initiatives over the past decade to strengthen disaster risk governance and climate resilience. While these initiatives have established important structural foundations, none addresses the specific gap this technical assistance is designed to fill: the systematic assessment, quantification, governance, and financing of responses to climate-induced loss and damage in mangrove-rice socio-ecological territories already beyond the threshold of adaptation.</w:t>
      </w:r>
    </w:p>
    <w:p w:rsidR="00000000" w:rsidDel="00000000" w:rsidP="00000000" w:rsidRDefault="00000000" w:rsidRPr="00000000" w14:paraId="00000071">
      <w:pPr>
        <w:ind w:right="-40"/>
        <w:jc w:val="both"/>
        <w:rPr/>
      </w:pPr>
      <w:r w:rsidDel="00000000" w:rsidR="00000000" w:rsidRPr="00000000">
        <w:rPr>
          <w:rtl w:val="0"/>
        </w:rPr>
        <w:t xml:space="preserve">The Stratégie Nationale de Réduction des Risques de Catastrophes (SNRRC 2019–2023) provided Guinea's first structured DRR policy framework aligned with the Sendai Framework and supported the establishment of national and subnational coordination structures, including the Comité National de Gestion des Catastrophes and over 120 Groupes d'Action Local (GAL) led by ANGUCH. These structures focus on emergency preparedness and disaster response — not on the slow-onset, cumulative losses that constitute the defining climate damage pattern in coastal Maritime Guinea. The SNRRC's successor framework, the Plan Stratégique SNRRC 2024–2030 led by CENAGCUE, renews Guinea's commitment to improved disaster risk governance, early warning, and post-disaster response mechanisms, and explicitly references the need to integrate loss and damage data into national decision-making. This technical assistance directly operationalises that ambition by providing the methodological tools, institutional protocols, and financing pathway that the SNRRC 2024–2030 calls for but does not itself deliver.</w:t>
      </w:r>
    </w:p>
    <w:p w:rsidR="00000000" w:rsidDel="00000000" w:rsidP="00000000" w:rsidRDefault="00000000" w:rsidRPr="00000000" w14:paraId="00000072">
      <w:pPr>
        <w:ind w:right="-40"/>
        <w:jc w:val="both"/>
        <w:rPr/>
      </w:pPr>
      <w:r w:rsidDel="00000000" w:rsidR="00000000" w:rsidRPr="00000000">
        <w:rPr>
          <w:rtl w:val="0"/>
        </w:rPr>
        <w:t xml:space="preserve">At the operational level, the World Bank Contingent Emergency Response Project (CERP) addresses emergency response coordination through ANGUCH and ANIES, focusing on immediate relief, early response, and essential goods provision. The CERP's scope is deliberately bounded to acute emergency response and does not extend to the slow-onset processes — progressive salinisation, chronic coastal erosion, mangrove degradation, dike failure — that are the dominant loss and damage pathway in the target territories. This technical assistance is fully complementary to the CERP: it builds the upstream assessment frameworks and institutional methodologies that feed into post-event evaluation, and provides the downstream financing architecture that links loss quantification to recovery investment planning.</w:t>
      </w:r>
    </w:p>
    <w:p w:rsidR="00000000" w:rsidDel="00000000" w:rsidP="00000000" w:rsidRDefault="00000000" w:rsidRPr="00000000" w14:paraId="00000073">
      <w:pPr>
        <w:ind w:right="-40"/>
        <w:jc w:val="both"/>
        <w:rPr/>
      </w:pPr>
      <w:r w:rsidDel="00000000" w:rsidR="00000000" w:rsidRPr="00000000">
        <w:rPr>
          <w:rtl w:val="0"/>
        </w:rPr>
        <w:t xml:space="preserve">The French Development Agency (AFD)-financed Système d'Aménagement Rural et de gestion des ressources naturelles dans les Territoires côtiers et Estuariens du littoral guinéen (SARITEM) programme has invested in the hydraulic rehabilitation and mangrove-rice perimeter management of coastal Guinea, including technical and socio-economic diagnostics of degraded perimeters in Boffa, Boké, and Forécariah. The SARITEM-2 / RETESARIMA initiative — a climate loss and damage recovery initiative targeting the same coastal mangrove territories — provides the primary field evidence base, territorial framing, and institutional relationships within which this technical assistance is anchored. The Santiago Network TA is explicitly designed to strengthen the loss and damage governance and financing dimensions that the SARITEM framework has identified as critical institutional gaps, while avoiding any duplication of the hydraulic rehabilitation and perimeter management activities that AFD programmes in the region address.</w:t>
      </w:r>
    </w:p>
    <w:p w:rsidR="00000000" w:rsidDel="00000000" w:rsidP="00000000" w:rsidRDefault="00000000" w:rsidRPr="00000000" w14:paraId="00000074">
      <w:pPr>
        <w:ind w:right="-40"/>
        <w:jc w:val="both"/>
        <w:rPr/>
      </w:pPr>
      <w:sdt>
        <w:sdtPr>
          <w:id w:val="1510767866"/>
          <w:tag w:val="goog_rdk_1"/>
        </w:sdtPr>
        <w:sdtContent>
          <w:commentRangeStart w:id="1"/>
          <w:commentRangeStart w:id="101"/>
        </w:sdtContent>
      </w:sdt>
      <w:r w:rsidDel="00000000" w:rsidR="00000000" w:rsidRPr="00000000">
        <w:rPr>
          <w:rtl w:val="0"/>
        </w:rPr>
        <w:t xml:space="preserve">The PDNES 2026–2030 presents a pivotal integration opportunity: the institutional frameworks, SOPs, and L&amp;D assessment methodologies produced under this technical assistance will be formally submitted for integration into PDNES planning instruments, ensuring that coastal territorial loss and damage is mainstreamed into Guinea's development investment cycle beyond the technical assistance period.</w:t>
      </w:r>
      <w:commentRangeEnd w:id="1"/>
      <w:commentRangeEnd w:id="101"/>
      <w:r w:rsidDel="00000000" w:rsidR="00000000" w:rsidRPr="00000000">
        <w:commentReference w:id="1"/>
      </w:r>
      <w:r>
        <w:rPr>
          <w:rFonts w:ascii="Arial" w:cs="Arial" w:eastAsia="Arial" w:hAnsi="Arial"/>
          <w:sz w:val="22"/>
          <w:szCs w:val="22"/>
        </w:rPr>
        <w:commentReference w:id="101"/>
      </w:r>
      <w:r w:rsidDel="00000000" w:rsidR="00000000" w:rsidRPr="00000000">
        <w:rPr>
          <w:rtl w:val="0"/>
        </w:rPr>
      </w:r>
      <w:ins w:id="9002" w:author="Alpha Kaloga" w:date="2026-07-12T12:00:00Z">
        <w:r>
          <w:rPr>
            <w:rFonts w:ascii="Arial" w:cs="Arial" w:eastAsia="Arial" w:hAnsi="Arial"/>
            <w:sz w:val="22"/>
            <w:szCs w:val="22"/>
          </w:rPr>
          <w:t xml:space="preserve"> To secure this integration pathway, the ministry in charge of planning, as the institution leading the preparation of the PDNES 2026–2030, will be directly engaged in the implementation of the technical assistance, including through membership of the steering committee, and the Office of the President will be kept informed through existing high-level coordination channels to ensure political ownership of the resulting frameworks.</w:t>
        </w:r>
      </w:ins>
    </w:p>
    <w:p w:rsidR="00000000" w:rsidDel="00000000" w:rsidP="00000000" w:rsidRDefault="00000000" w:rsidRPr="00000000" w14:paraId="00000075">
      <w:pPr>
        <w:ind w:right="-40"/>
        <w:jc w:val="both"/>
        <w:rPr>
          <w:highlight w:val="yellow"/>
        </w:rPr>
      </w:pPr>
      <w:r w:rsidDel="00000000" w:rsidR="00000000" w:rsidRPr="00000000">
        <w:rPr>
          <w:rtl w:val="0"/>
        </w:rPr>
        <w:t xml:space="preserve">Complementary technical partnerships with UNDP, FAO, UNICEF, and the WACA programme (World Bank West Africa Coastal Areas Management Programme) have generated relevant data, community resilience investments, and institutional relationships in the target territories. These initiatives have, however, remained fragmented and insufficiently institutionalised at the subnational level, and none has established a dedicated framework for the assessment and financing of non-economic losses — including women's land tenure, cultural heritage, traditional ecological knowledge, and psychosocial impacts — in the mangrove-rice systems of coastal Guinea. This technical assistance fills precisely that gap, building on rather than duplicating existing investments.</w:t>
      </w:r>
      <w:r w:rsidDel="00000000" w:rsidR="00000000" w:rsidRPr="00000000">
        <w:rPr>
          <w:rtl w:val="0"/>
        </w:rPr>
      </w:r>
    </w:p>
    <w:p w:rsidR="00000000" w:rsidDel="00000000" w:rsidP="00000000" w:rsidRDefault="00000000" w:rsidRPr="00000000" w14:paraId="00000076">
      <w:pPr>
        <w:ind w:right="-40"/>
        <w:jc w:val="both"/>
        <w:rPr>
          <w:highlight w:val="yellow"/>
        </w:rPr>
      </w:pPr>
      <w:r w:rsidDel="00000000" w:rsidR="00000000" w:rsidRPr="00000000">
        <w:rPr>
          <w:rtl w:val="0"/>
        </w:rPr>
      </w:r>
    </w:p>
    <w:p w:rsidR="00000000" w:rsidDel="00000000" w:rsidP="00000000" w:rsidRDefault="00000000" w:rsidRPr="00000000" w14:paraId="00000077">
      <w:pPr>
        <w:pStyle w:val="Heading2"/>
        <w:numPr>
          <w:ilvl w:val="1"/>
          <w:numId w:val="22"/>
        </w:numPr>
        <w:spacing w:before="100" w:lineRule="auto"/>
        <w:ind w:left="630" w:hanging="270"/>
        <w:rPr/>
      </w:pPr>
      <w:bookmarkStart w:colFirst="0" w:colLast="0" w:name="_heading=h.9it4qhiqrup3" w:id="13"/>
      <w:bookmarkEnd w:id="13"/>
      <w:r w:rsidDel="00000000" w:rsidR="00000000" w:rsidRPr="00000000">
        <w:rPr>
          <w:rtl w:val="0"/>
        </w:rPr>
        <w:t xml:space="preserve">Estimated financial need for delivery of the technical assistance</w:t>
      </w:r>
    </w:p>
    <w:p w:rsidR="00000000" w:rsidDel="00000000" w:rsidP="00000000" w:rsidRDefault="00000000" w:rsidRPr="00000000" w14:paraId="00000078">
      <w:pPr>
        <w:pStyle w:val="Heading3"/>
        <w:ind w:left="0" w:right="-330" w:firstLine="0"/>
        <w:rPr/>
      </w:pPr>
      <w:bookmarkStart w:colFirst="0" w:colLast="0" w:name="_heading=h.iktiykxdjog4" w:id="14"/>
      <w:bookmarkEnd w:id="14"/>
      <w:r w:rsidDel="00000000" w:rsidR="00000000" w:rsidRPr="00000000">
        <w:rPr>
          <w:rtl w:val="0"/>
        </w:rPr>
        <w:t xml:space="preserve">Total amount of financial support available for the delivery of the technical assistance</w:t>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0" w:right="-40" w:firstLine="0"/>
        <w:jc w:val="both"/>
        <w:rPr>
          <w:b w:val="1"/>
          <w:bCs w:val="1"/>
        </w:rPr>
      </w:pPr>
      <w:r w:rsidDel="00000000" w:rsidR="00000000" w:rsidRPr="00000000">
        <w:rPr>
          <w:rtl w:val="0"/>
        </w:rPr>
        <w:t xml:space="preserve">The following table indicates the total maximum amount of financial support available for the delivery of technical assistance under this Call for Proposals. Applicants are encouraged to consider the cost-effectiveness and delivery efficiency in their financial proposals. The maximum amount indicated below must not be exceeded. As per the </w:t>
      </w:r>
      <w:hyperlink r:id="rId17">
        <w:r w:rsidDel="00000000" w:rsidR="00000000" w:rsidRPr="00000000">
          <w:rPr>
            <w:rtl w:val="0"/>
          </w:rPr>
          <w:t xml:space="preserve">guidelines and procedures for responding to requests for technical assistance</w:t>
        </w:r>
      </w:hyperlink>
      <w:r w:rsidDel="00000000" w:rsidR="00000000" w:rsidRPr="00000000">
        <w:rPr>
          <w:rtl w:val="0"/>
        </w:rPr>
        <w:t xml:space="preserve">, applicants are invited to indicate if they are able to cover the full cost of the technical assistance or provide co-financing or in-kind contributions.</w:t>
      </w:r>
      <w:r w:rsidDel="00000000" w:rsidR="00000000" w:rsidRPr="00000000">
        <w:rPr>
          <w:rtl w:val="0"/>
        </w:rPr>
      </w:r>
    </w:p>
    <w:tbl>
      <w:tblPr>
        <w:tblStyle w:val="Table1"/>
        <w:tblW w:w="7275.0" w:type="dxa"/>
        <w:jc w:val="left"/>
        <w:tblInd w:w="525.0" w:type="dxa"/>
        <w:tblBorders>
          <w:top w:color="006258" w:space="0" w:sz="8" w:val="single"/>
          <w:left w:color="006258" w:space="0" w:sz="8" w:val="single"/>
          <w:bottom w:color="006258" w:space="0" w:sz="8" w:val="single"/>
          <w:right w:color="006258" w:space="0" w:sz="8" w:val="single"/>
          <w:insideH w:color="006258" w:space="0" w:sz="8" w:val="single"/>
          <w:insideV w:color="006258" w:space="0" w:sz="8" w:val="single"/>
        </w:tblBorders>
        <w:tblLayout w:type="fixed"/>
        <w:tblLook w:val="0600"/>
      </w:tblPr>
      <w:tblGrid>
        <w:gridCol w:w="2055"/>
        <w:gridCol w:w="2565"/>
        <w:gridCol w:w="2655"/>
        <w:tblGridChange w:id="0">
          <w:tblGrid>
            <w:gridCol w:w="2055"/>
            <w:gridCol w:w="2565"/>
            <w:gridCol w:w="2655"/>
          </w:tblGrid>
        </w:tblGridChange>
      </w:tblGrid>
      <w:tr>
        <w:trPr>
          <w:cantSplit w:val="0"/>
          <w:tblHeader w:val="0"/>
        </w:trPr>
        <w:tc>
          <w:tcPr>
            <w:tcBorders>
              <w:top w:color="006258" w:space="0" w:sz="8" w:val="single"/>
              <w:left w:color="006258" w:space="0" w:sz="8" w:val="single"/>
              <w:bottom w:color="006258" w:space="0" w:sz="8" w:val="single"/>
              <w:right w:color="006258" w:space="0" w:sz="8" w:val="single"/>
            </w:tcBorders>
            <w:shd w:fill="efefef" w:val="clear"/>
            <w:tcMar>
              <w:top w:w="100.0" w:type="dxa"/>
              <w:left w:w="100.0" w:type="dxa"/>
              <w:bottom w:w="100.0" w:type="dxa"/>
              <w:right w:w="100.0" w:type="dxa"/>
            </w:tcMar>
          </w:tcPr>
          <w:p w:rsidR="00000000" w:rsidDel="00000000" w:rsidP="00000000" w:rsidRDefault="00000000" w:rsidRPr="00000000" w14:paraId="0000007A">
            <w:pPr>
              <w:spacing w:after="0" w:lineRule="auto"/>
              <w:ind w:right="-135"/>
              <w:rPr>
                <w:i w:val="1"/>
                <w:iCs w:val="1"/>
                <w:color w:val="006258"/>
              </w:rPr>
            </w:pPr>
            <w:r w:rsidDel="00000000" w:rsidR="00000000" w:rsidRPr="00000000">
              <w:rPr>
                <w:b w:val="1"/>
                <w:bCs w:val="1"/>
                <w:color w:val="006258"/>
                <w:rtl w:val="0"/>
              </w:rPr>
              <w:t xml:space="preserve">Currency</w:t>
            </w:r>
            <w:r w:rsidDel="00000000" w:rsidR="00000000" w:rsidRPr="00000000">
              <w:rPr>
                <w:rtl w:val="0"/>
              </w:rPr>
            </w:r>
          </w:p>
        </w:tc>
        <w:tc>
          <w:tcPr>
            <w:tcBorders>
              <w:top w:color="006258" w:space="0" w:sz="8" w:val="single"/>
              <w:left w:color="006258" w:space="0" w:sz="8" w:val="single"/>
              <w:bottom w:color="006258" w:space="0" w:sz="8" w:val="single"/>
              <w:right w:color="006258" w:space="0" w:sz="8" w:val="single"/>
            </w:tcBorders>
            <w:shd w:fill="efefef" w:val="clear"/>
            <w:tcMar>
              <w:top w:w="100.0" w:type="dxa"/>
              <w:left w:w="100.0" w:type="dxa"/>
              <w:bottom w:w="100.0" w:type="dxa"/>
              <w:right w:w="100.0" w:type="dxa"/>
            </w:tcMar>
          </w:tcPr>
          <w:p w:rsidR="00000000" w:rsidDel="00000000" w:rsidP="00000000" w:rsidRDefault="00000000" w:rsidRPr="00000000" w14:paraId="0000007B">
            <w:pPr>
              <w:spacing w:after="0" w:lineRule="auto"/>
              <w:ind w:left="90" w:right="-90" w:firstLine="0"/>
              <w:rPr>
                <w:i w:val="1"/>
                <w:iCs w:val="1"/>
                <w:color w:val="006258"/>
              </w:rPr>
            </w:pPr>
            <w:r w:rsidDel="00000000" w:rsidR="00000000" w:rsidRPr="00000000">
              <w:rPr>
                <w:b w:val="1"/>
                <w:bCs w:val="1"/>
                <w:color w:val="006258"/>
                <w:rtl w:val="0"/>
              </w:rPr>
              <w:t xml:space="preserve">Amount </w:t>
            </w:r>
            <w:r w:rsidDel="00000000" w:rsidR="00000000" w:rsidRPr="00000000">
              <w:rPr>
                <w:rtl w:val="0"/>
              </w:rPr>
            </w:r>
          </w:p>
        </w:tc>
        <w:tc>
          <w:tcPr>
            <w:tcBorders>
              <w:top w:color="006258" w:space="0" w:sz="8" w:val="single"/>
              <w:left w:color="006258" w:space="0" w:sz="8" w:val="single"/>
              <w:bottom w:color="006258" w:space="0" w:sz="8" w:val="single"/>
              <w:right w:color="006258" w:space="0" w:sz="8" w:val="single"/>
            </w:tcBorders>
            <w:shd w:fill="efefef" w:val="clear"/>
            <w:tcMar>
              <w:top w:w="100.0" w:type="dxa"/>
              <w:left w:w="100.0" w:type="dxa"/>
              <w:bottom w:w="100.0" w:type="dxa"/>
              <w:right w:w="100.0" w:type="dxa"/>
            </w:tcMar>
          </w:tcPr>
          <w:p w:rsidR="00000000" w:rsidDel="00000000" w:rsidP="00000000" w:rsidRDefault="00000000" w:rsidRPr="00000000" w14:paraId="0000007C">
            <w:pPr>
              <w:spacing w:after="0" w:lineRule="auto"/>
              <w:ind w:left="90" w:right="-60" w:firstLine="0"/>
              <w:rPr>
                <w:i w:val="1"/>
                <w:iCs w:val="1"/>
                <w:color w:val="006258"/>
              </w:rPr>
            </w:pPr>
            <w:r w:rsidDel="00000000" w:rsidR="00000000" w:rsidRPr="00000000">
              <w:rPr>
                <w:b w:val="1"/>
                <w:bCs w:val="1"/>
                <w:color w:val="006258"/>
                <w:rtl w:val="0"/>
              </w:rPr>
              <w:t xml:space="preserve">Amount in words</w:t>
            </w:r>
            <w:r w:rsidDel="00000000" w:rsidR="00000000" w:rsidRPr="00000000">
              <w:rPr>
                <w:rtl w:val="0"/>
              </w:rPr>
            </w:r>
          </w:p>
        </w:tc>
      </w:tr>
      <w:tr>
        <w:trPr>
          <w:cantSplit w:val="0"/>
          <w:tblHeader w:val="0"/>
        </w:trPr>
        <w:tc>
          <w:tcPr>
            <w:tcBorders>
              <w:top w:color="006258" w:space="0" w:sz="8" w:val="single"/>
              <w:left w:color="006258" w:space="0" w:sz="8" w:val="single"/>
              <w:bottom w:color="006258" w:space="0" w:sz="8" w:val="single"/>
              <w:right w:color="006258"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Rule="auto"/>
              <w:ind w:right="-60"/>
              <w:jc w:val="center"/>
              <w:rPr/>
            </w:pPr>
            <w:r w:rsidDel="00000000" w:rsidR="00000000" w:rsidRPr="00000000">
              <w:rPr>
                <w:rtl w:val="0"/>
              </w:rPr>
              <w:t xml:space="preserve">USD</w:t>
            </w:r>
          </w:p>
        </w:tc>
        <w:tc>
          <w:tcPr>
            <w:tcBorders>
              <w:top w:color="006258" w:space="0" w:sz="8" w:val="single"/>
              <w:left w:color="006258" w:space="0" w:sz="8" w:val="single"/>
              <w:bottom w:color="006258" w:space="0" w:sz="8" w:val="single"/>
              <w:right w:color="006258" w:space="0" w:sz="8" w:val="single"/>
            </w:tcBorders>
            <w:shd w:fill="ffffff" w:val="clear"/>
            <w:tcMar>
              <w:top w:w="100.0" w:type="dxa"/>
              <w:left w:w="100.0" w:type="dxa"/>
              <w:bottom w:w="100.0" w:type="dxa"/>
              <w:right w:w="100.0" w:type="dxa"/>
            </w:tcMar>
          </w:tcPr>
          <w:p w:rsidR="00000000" w:rsidDel="00000000" w:rsidP="00000000" w:rsidRDefault="00000000" w:rsidRPr="00000000" w14:paraId="0000007E">
            <w:pPr>
              <w:spacing w:after="0" w:lineRule="auto"/>
              <w:ind w:left="90" w:right="-75" w:firstLine="0"/>
              <w:jc w:val="center"/>
              <w:rPr/>
            </w:pPr>
            <w:r w:rsidDel="00000000" w:rsidR="00000000" w:rsidRPr="00000000">
              <w:rPr>
                <w:rtl w:val="0"/>
              </w:rPr>
              <w:t xml:space="preserve">650,000</w:t>
            </w:r>
          </w:p>
        </w:tc>
        <w:tc>
          <w:tcPr>
            <w:tcBorders>
              <w:top w:color="006258" w:space="0" w:sz="8" w:val="single"/>
              <w:left w:color="006258" w:space="0" w:sz="8" w:val="single"/>
              <w:bottom w:color="006258" w:space="0" w:sz="8" w:val="single"/>
              <w:right w:color="006258"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Rule="auto"/>
              <w:ind w:left="90" w:right="15" w:firstLine="0"/>
              <w:jc w:val="center"/>
              <w:rPr/>
            </w:pPr>
            <w:r w:rsidDel="00000000" w:rsidR="00000000" w:rsidRPr="00000000">
              <w:rPr>
                <w:rtl w:val="0"/>
              </w:rPr>
              <w:t xml:space="preserve">Six hundred and fifty thousand</w:t>
            </w:r>
          </w:p>
        </w:tc>
      </w:tr>
    </w:tbl>
    <w:p w:rsidR="00000000" w:rsidDel="00000000" w:rsidP="00000000" w:rsidRDefault="00000000" w:rsidRPr="00000000" w14:paraId="00000080">
      <w:pPr>
        <w:spacing w:after="0" w:lineRule="auto"/>
        <w:ind w:right="-40"/>
        <w:jc w:val="both"/>
        <w:rPr/>
      </w:pPr>
      <w:r w:rsidDel="00000000" w:rsidR="00000000" w:rsidRPr="00000000">
        <w:rPr>
          <w:rtl w:val="0"/>
        </w:rPr>
      </w:r>
    </w:p>
    <w:p w:rsidR="00000000" w:rsidDel="00000000" w:rsidP="00000000" w:rsidRDefault="00000000" w:rsidRPr="00000000" w14:paraId="00000081">
      <w:pPr>
        <w:spacing w:after="0" w:lineRule="auto"/>
        <w:ind w:right="-40"/>
        <w:jc w:val="both"/>
        <w:rPr>
          <w:highlight w:val="yellow"/>
        </w:rPr>
      </w:pPr>
      <w:r w:rsidDel="00000000" w:rsidR="00000000" w:rsidRPr="00000000">
        <w:rPr>
          <w:rtl w:val="0"/>
        </w:rPr>
        <w:t xml:space="preserve">As per the </w:t>
      </w:r>
      <w:hyperlink r:id="rId18">
        <w:r w:rsidDel="00000000" w:rsidR="00000000" w:rsidRPr="00000000">
          <w:rPr>
            <w:rtl w:val="0"/>
          </w:rPr>
          <w:t xml:space="preserve">guidelines and procedures for responding to requests for technical assistance</w:t>
        </w:r>
      </w:hyperlink>
      <w:r w:rsidDel="00000000" w:rsidR="00000000" w:rsidRPr="00000000">
        <w:rPr>
          <w:rtl w:val="0"/>
        </w:rPr>
        <w:t xml:space="preserve">, applicants are invited to indicate if they are able to cover the full cost of the technical assistance or provide co-financing or in-kind contributions.</w:t>
      </w:r>
      <w:r w:rsidDel="00000000" w:rsidR="00000000" w:rsidRPr="00000000">
        <w:rPr>
          <w:highlight w:val="yellow"/>
          <w:rtl w:val="0"/>
        </w:rPr>
        <w:t xml:space="preserve"> </w:t>
      </w:r>
    </w:p>
    <w:p w:rsidR="00000000" w:rsidDel="00000000" w:rsidP="00000000" w:rsidRDefault="00000000" w:rsidRPr="00000000" w14:paraId="00000082">
      <w:pPr>
        <w:spacing w:after="0" w:lineRule="auto"/>
        <w:ind w:right="-40"/>
        <w:jc w:val="both"/>
        <w:rPr>
          <w:highlight w:val="yellow"/>
        </w:rPr>
      </w:pPr>
      <w:r w:rsidDel="00000000" w:rsidR="00000000" w:rsidRPr="00000000">
        <w:rPr>
          <w:rtl w:val="0"/>
        </w:rPr>
      </w:r>
    </w:p>
    <w:p w:rsidR="00000000" w:rsidDel="00000000" w:rsidP="00000000" w:rsidRDefault="00000000" w:rsidRPr="00000000" w14:paraId="00000083">
      <w:pPr>
        <w:ind w:right="-40"/>
        <w:jc w:val="both"/>
        <w:rPr>
          <w:shd w:fill="efefef" w:val="clear"/>
        </w:rPr>
      </w:pPr>
      <w:r w:rsidDel="00000000" w:rsidR="00000000" w:rsidRPr="00000000">
        <w:rPr>
          <w:rtl w:val="0"/>
        </w:rPr>
        <w:t xml:space="preserve">As per the UNOPS policy, Implementing Partners which are not part of the UN system, are required to conduct an independent audit at the end of implementation for all grants with a value of over USD 250,000. Consequently, respective </w:t>
      </w:r>
      <w:r w:rsidDel="00000000" w:rsidR="00000000" w:rsidRPr="00000000">
        <w:rPr>
          <w:b w:val="1"/>
          <w:bCs w:val="1"/>
          <w:rtl w:val="0"/>
        </w:rPr>
        <w:t xml:space="preserve">applicants must include a dedicated budget line for project audits</w:t>
      </w:r>
      <w:r w:rsidDel="00000000" w:rsidR="00000000" w:rsidRPr="00000000">
        <w:rPr>
          <w:rtl w:val="0"/>
        </w:rPr>
        <w:t xml:space="preserve"> within their financial proposals to ensure compliance. </w:t>
      </w:r>
      <w:r w:rsidDel="00000000" w:rsidR="00000000" w:rsidRPr="00000000">
        <w:rPr>
          <w:rtl w:val="0"/>
        </w:rPr>
      </w:r>
    </w:p>
    <w:p w:rsidR="00000000" w:rsidDel="00000000" w:rsidP="00000000" w:rsidRDefault="00000000" w:rsidRPr="00000000" w14:paraId="00000084">
      <w:pPr>
        <w:pStyle w:val="Heading2"/>
        <w:ind w:firstLine="630"/>
        <w:rPr/>
      </w:pPr>
      <w:bookmarkStart w:colFirst="0" w:colLast="0" w:name="_heading=h.6cfmalsgbr9y" w:id="15"/>
      <w:bookmarkEnd w:id="15"/>
      <w:r w:rsidDel="00000000" w:rsidR="00000000" w:rsidRPr="00000000">
        <w:rPr>
          <w:rtl w:val="0"/>
        </w:rPr>
      </w:r>
    </w:p>
    <w:p w:rsidR="00000000" w:rsidDel="00000000" w:rsidP="00000000" w:rsidRDefault="00000000" w:rsidRPr="00000000" w14:paraId="00000085">
      <w:pPr>
        <w:pStyle w:val="Heading2"/>
        <w:numPr>
          <w:ilvl w:val="1"/>
          <w:numId w:val="22"/>
        </w:numPr>
        <w:ind w:left="630" w:hanging="270"/>
        <w:rPr/>
      </w:pPr>
      <w:bookmarkStart w:colFirst="0" w:colLast="0" w:name="_heading=h.rnlyow4uu0yh" w:id="16"/>
      <w:bookmarkEnd w:id="16"/>
      <w:r w:rsidDel="00000000" w:rsidR="00000000" w:rsidRPr="00000000">
        <w:rPr>
          <w:rtl w:val="0"/>
        </w:rPr>
        <w:t xml:space="preserve">Timeline for technical assistance delivery</w:t>
      </w:r>
    </w:p>
    <w:p w:rsidR="00000000" w:rsidDel="00000000" w:rsidP="00000000" w:rsidRDefault="00000000" w:rsidRPr="00000000" w14:paraId="00000086">
      <w:pPr>
        <w:pStyle w:val="Heading4"/>
        <w:ind w:right="1110"/>
        <w:rPr/>
      </w:pPr>
      <w:bookmarkStart w:colFirst="0" w:colLast="0" w:name="_heading=h.6z77e274iikr" w:id="17"/>
      <w:bookmarkEnd w:id="17"/>
      <w:r w:rsidDel="00000000" w:rsidR="00000000" w:rsidRPr="00000000">
        <w:rPr>
          <w:rtl w:val="0"/>
        </w:rPr>
      </w:r>
    </w:p>
    <w:p w:rsidR="00000000" w:rsidDel="00000000" w:rsidP="00000000" w:rsidRDefault="00000000" w:rsidRPr="00000000" w14:paraId="00000087">
      <w:pPr>
        <w:ind w:right="1110"/>
        <w:rPr>
          <w:b w:val="1"/>
          <w:bCs w:val="1"/>
        </w:rPr>
      </w:pPr>
      <w:r w:rsidDel="00000000" w:rsidR="00000000" w:rsidRPr="00000000">
        <w:rPr>
          <w:rtl w:val="0"/>
        </w:rPr>
        <w:t xml:space="preserve">The expected duration of the delivery of the technical assistance is:</w:t>
      </w:r>
      <w:r w:rsidDel="00000000" w:rsidR="00000000" w:rsidRPr="00000000">
        <w:rPr>
          <w:rtl w:val="0"/>
        </w:rPr>
      </w:r>
    </w:p>
    <w:tbl>
      <w:tblPr>
        <w:tblStyle w:val="Table2"/>
        <w:tblW w:w="15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540"/>
        <w:tblGridChange w:id="0">
          <w:tblGrid>
            <w:gridCol w:w="1035"/>
            <w:gridCol w:w="540"/>
          </w:tblGrid>
        </w:tblGridChange>
      </w:tblGrid>
      <w:tr>
        <w:trPr>
          <w:cantSplit w:val="0"/>
          <w:trHeight w:val="210" w:hRule="atLeast"/>
          <w:tblHeader w:val="0"/>
        </w:trPr>
        <w:tc>
          <w:tcPr>
            <w:tcBorders>
              <w:top w:color="004976" w:space="0" w:sz="12" w:val="single"/>
              <w:left w:color="004976" w:space="0" w:sz="12" w:val="single"/>
              <w:bottom w:color="004976" w:space="0" w:sz="12"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88">
            <w:pPr>
              <w:spacing w:after="0" w:line="240" w:lineRule="auto"/>
              <w:ind w:right="-90"/>
              <w:rPr>
                <w:b w:val="1"/>
                <w:bCs w:val="1"/>
                <w:color w:val="006258"/>
                <w:sz w:val="16"/>
                <w:szCs w:val="16"/>
              </w:rPr>
            </w:pPr>
            <w:r w:rsidDel="00000000" w:rsidR="00000000" w:rsidRPr="00000000">
              <w:rPr>
                <w:b w:val="1"/>
                <w:bCs w:val="1"/>
                <w:color w:val="006258"/>
                <w:sz w:val="16"/>
                <w:szCs w:val="16"/>
                <w:rtl w:val="0"/>
              </w:rPr>
              <w:t xml:space="preserve">MONTH(S)</w:t>
            </w:r>
          </w:p>
        </w:tc>
        <w:tc>
          <w:tcPr>
            <w:tcBorders>
              <w:top w:color="004976" w:space="0" w:sz="12" w:val="single"/>
              <w:left w:color="ffffff" w:space="0" w:sz="8" w:val="single"/>
              <w:bottom w:color="004976" w:space="0" w:sz="12" w:val="single"/>
              <w:right w:color="004976" w:space="0" w:sz="12" w:val="single"/>
            </w:tcBorders>
            <w:tcMar>
              <w:top w:w="100.0" w:type="dxa"/>
              <w:left w:w="100.0" w:type="dxa"/>
              <w:bottom w:w="100.0" w:type="dxa"/>
              <w:right w:w="100.0" w:type="dxa"/>
            </w:tcMar>
            <w:vAlign w:val="center"/>
          </w:tcPr>
          <w:p w:rsidR="00000000" w:rsidDel="00000000" w:rsidP="00000000" w:rsidRDefault="00000000" w:rsidRPr="00000000" w14:paraId="00000089">
            <w:pPr>
              <w:widowControl w:val="0"/>
              <w:spacing w:after="0" w:line="240" w:lineRule="auto"/>
              <w:ind w:right="-90"/>
              <w:rPr>
                <w:color w:val="006258"/>
              </w:rPr>
            </w:pPr>
            <w:r w:rsidDel="00000000" w:rsidR="00000000" w:rsidRPr="00000000">
              <w:rPr>
                <w:color w:val="006258"/>
                <w:rtl w:val="0"/>
              </w:rPr>
              <w:t xml:space="preserve">18</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proposal should seek to take advantage of any interlinkages between the components outlined in section 2.4, and similar processes ongoing in the country to achieve delivery efficiency.</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pStyle w:val="Heading2"/>
        <w:numPr>
          <w:ilvl w:val="1"/>
          <w:numId w:val="22"/>
        </w:numPr>
        <w:ind w:left="630" w:hanging="270"/>
        <w:rPr/>
      </w:pPr>
      <w:bookmarkStart w:colFirst="0" w:colLast="0" w:name="_heading=h.bcso73elj8ml" w:id="18"/>
      <w:bookmarkEnd w:id="18"/>
      <w:r w:rsidDel="00000000" w:rsidR="00000000" w:rsidRPr="00000000">
        <w:rPr>
          <w:rtl w:val="0"/>
        </w:rPr>
        <w:t xml:space="preserve">Applicant eligibility</w:t>
      </w:r>
    </w:p>
    <w:p w:rsidR="00000000" w:rsidDel="00000000" w:rsidP="00000000" w:rsidRDefault="00000000" w:rsidRPr="00000000" w14:paraId="0000008E">
      <w:pPr>
        <w:pStyle w:val="Heading3"/>
        <w:ind w:left="0" w:firstLine="0"/>
        <w:rPr/>
      </w:pPr>
      <w:bookmarkStart w:colFirst="0" w:colLast="0" w:name="_heading=h.k00ibraky6a1" w:id="19"/>
      <w:bookmarkEnd w:id="19"/>
      <w:r w:rsidDel="00000000" w:rsidR="00000000" w:rsidRPr="00000000">
        <w:rPr>
          <w:rtl w:val="0"/>
        </w:rPr>
        <w:t xml:space="preserve">Applicant category(ies)</w:t>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0" w:right="30" w:firstLine="0"/>
        <w:jc w:val="both"/>
        <w:rPr/>
      </w:pPr>
      <w:r w:rsidDel="00000000" w:rsidR="00000000" w:rsidRPr="00000000">
        <w:rPr>
          <w:rtl w:val="0"/>
        </w:rPr>
        <w:t xml:space="preserve">Members of the Santiago Network are eligible to respond to this Call for Proposals. Interested OBNEs not yet Members of the Santiago Network may respond to this Call for Proposals and at the same time submit their Expression of Interest for membership in line with the</w:t>
      </w:r>
      <w:hyperlink r:id="rId19">
        <w:r w:rsidDel="00000000" w:rsidR="00000000" w:rsidRPr="00000000">
          <w:rPr>
            <w:color w:val="1155cc"/>
            <w:rtl w:val="0"/>
          </w:rPr>
          <w:t xml:space="preserve"> </w:t>
        </w:r>
      </w:hyperlink>
      <w:hyperlink r:id="rId20">
        <w:r w:rsidDel="00000000" w:rsidR="00000000" w:rsidRPr="00000000">
          <w:rPr>
            <w:color w:val="1155cc"/>
            <w:u w:val="single"/>
            <w:rtl w:val="0"/>
          </w:rPr>
          <w:t xml:space="preserve">membership guidelines</w:t>
        </w:r>
      </w:hyperlink>
      <w:r w:rsidDel="00000000" w:rsidR="00000000" w:rsidRPr="00000000">
        <w:rPr>
          <w:rtl w:val="0"/>
        </w:rPr>
        <w:t xml:space="preserve">. In such cases, the Expression of Interest must be submitted prior to the deadline for proposal submissions indicated in this Call for Proposals. </w:t>
      </w:r>
    </w:p>
    <w:p w:rsidR="00000000" w:rsidDel="00000000" w:rsidP="00000000" w:rsidRDefault="00000000" w:rsidRPr="00000000" w14:paraId="00000090">
      <w:pPr>
        <w:pStyle w:val="Heading3"/>
        <w:ind w:left="0" w:firstLine="0"/>
        <w:jc w:val="both"/>
        <w:rPr/>
      </w:pPr>
      <w:bookmarkStart w:colFirst="0" w:colLast="0" w:name="_heading=h.45kg4ja6sf75" w:id="20"/>
      <w:bookmarkEnd w:id="20"/>
      <w:r w:rsidDel="00000000" w:rsidR="00000000" w:rsidRPr="00000000">
        <w:rPr>
          <w:rtl w:val="0"/>
        </w:rPr>
        <w:t xml:space="preserve">Applicant country of registration and nationality</w:t>
      </w:r>
    </w:p>
    <w:p w:rsidR="00000000" w:rsidDel="00000000" w:rsidP="00000000" w:rsidRDefault="00000000" w:rsidRPr="00000000" w14:paraId="00000091">
      <w:pPr>
        <w:ind w:left="0" w:right="30" w:firstLine="0"/>
        <w:jc w:val="both"/>
        <w:rPr/>
      </w:pPr>
      <w:r w:rsidDel="00000000" w:rsidR="00000000" w:rsidRPr="00000000">
        <w:rPr>
          <w:rtl w:val="0"/>
        </w:rPr>
        <w:t xml:space="preserve">Applicants that are included or excluded under this Call for Proposals with regard to country of registration and nationality (for individuals) are as follows:</w:t>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0" w:right="30" w:firstLine="0"/>
        <w:jc w:val="both"/>
        <w:rPr/>
      </w:pPr>
      <w:r w:rsidDel="00000000" w:rsidR="00000000" w:rsidRPr="00000000">
        <w:rPr>
          <w:color w:val="0a53a8"/>
          <w:rtl w:val="0"/>
        </w:rPr>
        <w:t xml:space="preserve">Open to all countries</w:t>
      </w:r>
      <w:r w:rsidDel="00000000" w:rsidR="00000000" w:rsidRPr="00000000">
        <w:rPr>
          <w:rtl w:val="0"/>
        </w:rPr>
        <w:t xml:space="preserve"> The applicant must demonstrate at least </w:t>
      </w:r>
      <w:r w:rsidDel="00000000" w:rsidR="00000000" w:rsidRPr="00000000">
        <w:rPr>
          <w:rtl w:val="0"/>
        </w:rPr>
        <w:t xml:space="preserve">10 years of experience in implementing projects and initiatives related to averting, minimising and/or addressing loss and damage in Africa, particularly francophone West Africa. The applicant, or consortium, should ensure the effective and efficient delivery of the component(s) of the technical assistance in this Call for Proposals, noting, where applicable, the different levels of local, national, regional and international as well as subject matter expertise and experience required.    </w:t>
      </w:r>
      <w:r w:rsidDel="00000000" w:rsidR="00000000" w:rsidRPr="00000000">
        <w:rPr>
          <w:rtl w:val="0"/>
        </w:rPr>
      </w:r>
    </w:p>
    <w:p w:rsidR="00000000" w:rsidDel="00000000" w:rsidP="00000000" w:rsidRDefault="00000000" w:rsidRPr="00000000" w14:paraId="00000093">
      <w:pPr>
        <w:pStyle w:val="Heading3"/>
        <w:ind w:left="0" w:right="30" w:firstLine="0"/>
        <w:jc w:val="both"/>
        <w:rPr/>
      </w:pPr>
      <w:bookmarkStart w:colFirst="0" w:colLast="0" w:name="_heading=h.zebks9vbr7nj" w:id="21"/>
      <w:bookmarkEnd w:id="21"/>
      <w:r w:rsidDel="00000000" w:rsidR="00000000" w:rsidRPr="00000000">
        <w:rPr>
          <w:rtl w:val="0"/>
        </w:rPr>
        <w:t xml:space="preserve">Additional conditions of eligibility</w:t>
      </w:r>
    </w:p>
    <w:p w:rsidR="00000000" w:rsidDel="00000000" w:rsidP="00000000" w:rsidRDefault="00000000" w:rsidRPr="00000000" w14:paraId="00000094">
      <w:pPr>
        <w:widowControl w:val="0"/>
        <w:ind w:left="0" w:right="30" w:firstLine="0"/>
        <w:jc w:val="both"/>
        <w:rPr/>
      </w:pPr>
      <w:r w:rsidDel="00000000" w:rsidR="00000000" w:rsidRPr="00000000">
        <w:rPr>
          <w:rtl w:val="0"/>
        </w:rPr>
        <w:t xml:space="preserve">The applicant shall not fall under any of the conditions listed in the</w:t>
      </w:r>
      <w:r w:rsidDel="00000000" w:rsidR="00000000" w:rsidRPr="00000000">
        <w:rPr>
          <w:b w:val="1"/>
          <w:bCs w:val="1"/>
          <w:rtl w:val="0"/>
        </w:rPr>
        <w:t xml:space="preserve"> </w:t>
      </w:r>
      <w:hyperlink r:id="rId21">
        <w:r w:rsidDel="00000000" w:rsidR="00000000" w:rsidRPr="00000000">
          <w:rPr>
            <w:color w:val="0092d1"/>
            <w:rtl w:val="0"/>
          </w:rPr>
          <w:t xml:space="preserve">Instructions to Applicants</w:t>
        </w:r>
      </w:hyperlink>
      <w:r w:rsidDel="00000000" w:rsidR="00000000" w:rsidRPr="00000000">
        <w:rPr>
          <w:rtl w:val="0"/>
        </w:rPr>
        <w:t xml:space="preserve">, Article 1, which makes the applicant ineligible for the financial support under this Call for Proposals. </w:t>
      </w:r>
    </w:p>
    <w:p w:rsidR="00000000" w:rsidDel="00000000" w:rsidP="00000000" w:rsidRDefault="00000000" w:rsidRPr="00000000" w14:paraId="00000095">
      <w:pPr>
        <w:widowControl w:val="0"/>
        <w:ind w:left="0" w:right="30" w:firstLine="0"/>
        <w:jc w:val="both"/>
        <w:rPr/>
      </w:pPr>
      <w:r w:rsidDel="00000000" w:rsidR="00000000" w:rsidRPr="00000000">
        <w:rPr>
          <w:rtl w:val="0"/>
        </w:rPr>
        <w:t xml:space="preserve">At the time of application, the applicant (and consortium members, where applicable) must either be a Member of the Santiago Network, or have submitted an Expression of Interest for membership prior to the deadline for proposal submissions indicated in this Call for Proposals (please see the </w:t>
      </w:r>
      <w:hyperlink r:id="rId22">
        <w:r w:rsidDel="00000000" w:rsidR="00000000" w:rsidRPr="00000000">
          <w:rPr>
            <w:color w:val="1155cc"/>
            <w:u w:val="single"/>
            <w:rtl w:val="0"/>
          </w:rPr>
          <w:t xml:space="preserve">Santiago Network membership page</w:t>
        </w:r>
      </w:hyperlink>
      <w:r w:rsidDel="00000000" w:rsidR="00000000" w:rsidRPr="00000000">
        <w:rPr>
          <w:rtl w:val="0"/>
        </w:rPr>
        <w:t xml:space="preserve"> for more information related to the membership process). Only proposals of OBNEs already Members of the Santiago Network or OBNEs who have submitted their Expression of Interest prior to the deadline and are subsequently admitted as Members in line with the</w:t>
      </w:r>
      <w:hyperlink r:id="rId23">
        <w:r w:rsidDel="00000000" w:rsidR="00000000" w:rsidRPr="00000000">
          <w:rPr>
            <w:color w:val="1155cc"/>
            <w:rtl w:val="0"/>
          </w:rPr>
          <w:t xml:space="preserve"> </w:t>
        </w:r>
      </w:hyperlink>
      <w:hyperlink r:id="rId24">
        <w:r w:rsidDel="00000000" w:rsidR="00000000" w:rsidRPr="00000000">
          <w:rPr>
            <w:color w:val="1155cc"/>
            <w:u w:val="single"/>
            <w:rtl w:val="0"/>
          </w:rPr>
          <w:t xml:space="preserve">membership guidelines</w:t>
        </w:r>
      </w:hyperlink>
      <w:r w:rsidDel="00000000" w:rsidR="00000000" w:rsidRPr="00000000">
        <w:rPr>
          <w:rtl w:val="0"/>
        </w:rPr>
        <w:t xml:space="preserve">, will be considered (see also preliminary screening criteria outlined in section 4 below). </w:t>
      </w:r>
      <w:r w:rsidDel="00000000" w:rsidR="00000000" w:rsidRPr="00000000">
        <w:rPr>
          <w:b w:val="1"/>
          <w:bCs w:val="1"/>
          <w:rtl w:val="0"/>
        </w:rPr>
        <w:t xml:space="preserve">It is highly recommended that interested OBNEs not yet Members of the Santiago Network, submit their Expression of Interest as soon as possible to avoid any delays.</w:t>
      </w:r>
      <w:r w:rsidDel="00000000" w:rsidR="00000000" w:rsidRPr="00000000">
        <w:rPr>
          <w:rtl w:val="0"/>
        </w:rPr>
        <w:t xml:space="preserve">  </w:t>
      </w:r>
    </w:p>
    <w:p w:rsidR="00000000" w:rsidDel="00000000" w:rsidP="00000000" w:rsidRDefault="00000000" w:rsidRPr="00000000" w14:paraId="00000096">
      <w:pPr>
        <w:widowControl w:val="0"/>
        <w:ind w:left="0" w:right="30" w:firstLine="0"/>
        <w:jc w:val="both"/>
        <w:rPr/>
      </w:pPr>
      <w:r w:rsidDel="00000000" w:rsidR="00000000" w:rsidRPr="00000000">
        <w:rPr>
          <w:rtl w:val="0"/>
        </w:rPr>
        <w:t xml:space="preserve">The applicant must comply with the Santiago Network </w:t>
      </w:r>
      <w:hyperlink r:id="rId25">
        <w:r w:rsidDel="00000000" w:rsidR="00000000" w:rsidRPr="00000000">
          <w:rPr>
            <w:color w:val="1155cc"/>
            <w:u w:val="single"/>
            <w:rtl w:val="0"/>
          </w:rPr>
          <w:t xml:space="preserve">Guidelines on preventing potential and addressing actual and perceived conflicts of interest in relation to the Santiago Network</w:t>
        </w:r>
      </w:hyperlink>
      <w:r w:rsidDel="00000000" w:rsidR="00000000" w:rsidRPr="00000000">
        <w:rPr>
          <w:rtl w:val="0"/>
        </w:rPr>
        <w:t xml:space="preserve"> and disclose any potential or actual conflict of interest. Applicants are further required to disclose, where applicable, if and how they have been involved in the preparation of the request for technical assistance subject of this Call for Proposals.</w:t>
      </w:r>
    </w:p>
    <w:p w:rsidR="00000000" w:rsidDel="00000000" w:rsidP="00000000" w:rsidRDefault="00000000" w:rsidRPr="00000000" w14:paraId="00000097">
      <w:pPr>
        <w:widowControl w:val="0"/>
        <w:ind w:right="30"/>
        <w:jc w:val="both"/>
        <w:rPr/>
      </w:pPr>
      <w:r w:rsidDel="00000000" w:rsidR="00000000" w:rsidRPr="00000000">
        <w:rPr>
          <w:rtl w:val="0"/>
        </w:rPr>
        <w:t xml:space="preserve">The applicant’s suitability to deliver the technical assistance set out in this Call for Proposals, will be determined in line with the </w:t>
      </w:r>
      <w:hyperlink r:id="rId26">
        <w:r w:rsidDel="00000000" w:rsidR="00000000" w:rsidRPr="00000000">
          <w:rPr>
            <w:color w:val="1155cc"/>
            <w:u w:val="single"/>
            <w:rtl w:val="0"/>
          </w:rPr>
          <w:t xml:space="preserve">Guidelines and procedures for responding to requests for technical assistance</w:t>
        </w:r>
      </w:hyperlink>
      <w:r w:rsidDel="00000000" w:rsidR="00000000" w:rsidRPr="00000000">
        <w:rPr>
          <w:rtl w:val="0"/>
        </w:rPr>
        <w:t xml:space="preserve">. In addition, the Santiago Network Secretariat will carry out a capacity, Protection from Sexual Exploitation and Abuse (PSEA) and due diligence assessment of the selected applicant.</w:t>
      </w:r>
    </w:p>
    <w:p w:rsidR="00000000" w:rsidDel="00000000" w:rsidP="00000000" w:rsidRDefault="00000000" w:rsidRPr="00000000" w14:paraId="00000098">
      <w:pPr>
        <w:widowControl w:val="0"/>
        <w:ind w:left="720" w:right="-332" w:firstLine="0"/>
        <w:rPr/>
      </w:pPr>
      <w:r w:rsidDel="00000000" w:rsidR="00000000" w:rsidRPr="00000000">
        <w:rPr>
          <w:rtl w:val="0"/>
        </w:rPr>
      </w:r>
    </w:p>
    <w:p w:rsidR="00000000" w:rsidDel="00000000" w:rsidP="00000000" w:rsidRDefault="00000000" w:rsidRPr="00000000" w14:paraId="00000099">
      <w:pPr>
        <w:pStyle w:val="Heading2"/>
        <w:numPr>
          <w:ilvl w:val="1"/>
          <w:numId w:val="22"/>
        </w:numPr>
        <w:ind w:left="630" w:hanging="270"/>
        <w:rPr/>
      </w:pPr>
      <w:bookmarkStart w:colFirst="0" w:colLast="0" w:name="_heading=h.i02wcsh35c3v" w:id="22"/>
      <w:bookmarkEnd w:id="22"/>
      <w:r w:rsidDel="00000000" w:rsidR="00000000" w:rsidRPr="00000000">
        <w:rPr>
          <w:rtl w:val="0"/>
        </w:rPr>
        <w:t xml:space="preserve">Content of proposal submissions </w:t>
      </w:r>
    </w:p>
    <w:p w:rsidR="00000000" w:rsidDel="00000000" w:rsidP="00000000" w:rsidRDefault="00000000" w:rsidRPr="00000000" w14:paraId="0000009A">
      <w:pPr>
        <w:ind w:right="1110"/>
        <w:jc w:val="both"/>
        <w:rPr/>
      </w:pPr>
      <w:r w:rsidDel="00000000" w:rsidR="00000000" w:rsidRPr="00000000">
        <w:rPr>
          <w:rtl w:val="0"/>
        </w:rPr>
        <w:t xml:space="preserve">Applicants shall submit the following:</w:t>
      </w:r>
    </w:p>
    <w:p w:rsidR="00000000" w:rsidDel="00000000" w:rsidP="00000000" w:rsidRDefault="00000000" w:rsidRPr="00000000" w14:paraId="0000009B">
      <w:pPr>
        <w:numPr>
          <w:ilvl w:val="0"/>
          <w:numId w:val="15"/>
        </w:numPr>
        <w:ind w:left="360" w:right="1110" w:hanging="180"/>
        <w:jc w:val="both"/>
        <w:rPr>
          <w:b w:val="1"/>
          <w:bCs w:val="1"/>
        </w:rPr>
      </w:pPr>
      <w:hyperlink r:id="rId27">
        <w:r w:rsidDel="00000000" w:rsidR="00000000" w:rsidRPr="00000000">
          <w:rPr>
            <w:b w:val="1"/>
            <w:bCs w:val="1"/>
            <w:color w:val="1155cc"/>
            <w:u w:val="single"/>
            <w:rtl w:val="0"/>
          </w:rPr>
          <w:t xml:space="preserve">Proposal </w:t>
        </w:r>
      </w:hyperlink>
      <w:r w:rsidDel="00000000" w:rsidR="00000000" w:rsidRPr="00000000">
        <w:rPr>
          <w:i w:val="1"/>
          <w:iCs w:val="1"/>
          <w:rtl w:val="0"/>
        </w:rPr>
        <w:t xml:space="preserve">(Note: Information exceeding the word limit indicated in the template will not be considered)</w:t>
      </w:r>
      <w:r w:rsidDel="00000000" w:rsidR="00000000" w:rsidRPr="00000000">
        <w:rPr>
          <w:rtl w:val="0"/>
        </w:rPr>
      </w:r>
    </w:p>
    <w:p w:rsidR="00000000" w:rsidDel="00000000" w:rsidP="00000000" w:rsidRDefault="00000000" w:rsidRPr="00000000" w14:paraId="0000009C">
      <w:pPr>
        <w:numPr>
          <w:ilvl w:val="0"/>
          <w:numId w:val="15"/>
        </w:numPr>
        <w:ind w:left="360" w:right="1110" w:hanging="180"/>
        <w:jc w:val="both"/>
        <w:rPr>
          <w:i w:val="1"/>
          <w:iCs w:val="1"/>
        </w:rPr>
      </w:pPr>
      <w:r w:rsidDel="00000000" w:rsidR="00000000" w:rsidRPr="00000000">
        <w:rPr>
          <w:b w:val="1"/>
          <w:bCs w:val="1"/>
          <w:rtl w:val="0"/>
        </w:rPr>
        <w:t xml:space="preserve">Financial proposal / Budget </w:t>
      </w:r>
      <w:r w:rsidDel="00000000" w:rsidR="00000000" w:rsidRPr="00000000">
        <w:rPr>
          <w:i w:val="1"/>
          <w:iCs w:val="1"/>
          <w:rtl w:val="0"/>
        </w:rPr>
        <w:t xml:space="preserve">(To be submitted through the Grant+ platform via the budget template)</w:t>
      </w:r>
    </w:p>
    <w:p w:rsidR="00000000" w:rsidDel="00000000" w:rsidP="00000000" w:rsidRDefault="00000000" w:rsidRPr="00000000" w14:paraId="0000009D">
      <w:pPr>
        <w:numPr>
          <w:ilvl w:val="0"/>
          <w:numId w:val="15"/>
        </w:numPr>
        <w:ind w:left="360" w:right="-2" w:hanging="180"/>
        <w:jc w:val="both"/>
        <w:rPr>
          <w:b w:val="1"/>
          <w:bCs w:val="1"/>
          <w:color w:val="000000"/>
        </w:rPr>
      </w:pPr>
      <w:hyperlink r:id="rId28">
        <w:r w:rsidDel="00000000" w:rsidR="00000000" w:rsidRPr="00000000">
          <w:rPr>
            <w:b w:val="1"/>
            <w:bCs w:val="1"/>
            <w:color w:val="1155cc"/>
            <w:u w:val="single"/>
            <w:rtl w:val="0"/>
          </w:rPr>
          <w:t xml:space="preserve">Annex 1: Declarations</w:t>
        </w:r>
      </w:hyperlink>
      <w:r w:rsidDel="00000000" w:rsidR="00000000" w:rsidRPr="00000000">
        <w:rPr>
          <w:b w:val="1"/>
          <w:bCs w:val="1"/>
          <w:rtl w:val="0"/>
        </w:rPr>
        <w:t xml:space="preserve"> </w:t>
      </w:r>
      <w:r w:rsidDel="00000000" w:rsidR="00000000" w:rsidRPr="00000000">
        <w:rPr>
          <w:rtl w:val="0"/>
        </w:rPr>
        <w:t xml:space="preserve">(</w:t>
      </w:r>
      <w:r w:rsidDel="00000000" w:rsidR="00000000" w:rsidRPr="00000000">
        <w:rPr>
          <w:i w:val="1"/>
          <w:iCs w:val="1"/>
          <w:rtl w:val="0"/>
        </w:rPr>
        <w:t xml:space="preserve">Note: In case of a consortium, each consortium partner is required to complete and sign the declarations individually. All signed forms shall be attached to the proposal when submitting.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E">
      <w:pPr>
        <w:numPr>
          <w:ilvl w:val="0"/>
          <w:numId w:val="15"/>
        </w:numPr>
        <w:spacing w:before="200" w:line="276" w:lineRule="auto"/>
        <w:ind w:left="360" w:right="-2.598425196849803" w:hanging="180"/>
        <w:jc w:val="both"/>
        <w:rPr/>
      </w:pPr>
      <w:hyperlink r:id="rId29">
        <w:r w:rsidDel="00000000" w:rsidR="00000000" w:rsidRPr="00000000">
          <w:rPr>
            <w:b w:val="1"/>
            <w:bCs w:val="1"/>
            <w:color w:val="1155cc"/>
            <w:u w:val="single"/>
            <w:rtl w:val="0"/>
          </w:rPr>
          <w:t xml:space="preserve">Annex 2: Risk/issues register</w:t>
        </w:r>
      </w:hyperlink>
      <w:r w:rsidDel="00000000" w:rsidR="00000000" w:rsidRPr="00000000">
        <w:rPr>
          <w:b w:val="1"/>
          <w:bCs w:val="1"/>
          <w:rtl w:val="0"/>
        </w:rPr>
        <w:t xml:space="preserve"> </w:t>
      </w:r>
      <w:r w:rsidDel="00000000" w:rsidR="00000000" w:rsidRPr="00000000">
        <w:rPr>
          <w:i w:val="1"/>
          <w:iCs w:val="1"/>
          <w:rtl w:val="0"/>
        </w:rPr>
        <w:t xml:space="preserve">(Note: Include any potential risks/issues anticipated in implementation of the set objectives)</w:t>
      </w:r>
      <w:r w:rsidDel="00000000" w:rsidR="00000000" w:rsidRPr="00000000">
        <w:rPr>
          <w:rtl w:val="0"/>
        </w:rPr>
      </w:r>
    </w:p>
    <w:p w:rsidR="00000000" w:rsidDel="00000000" w:rsidP="00000000" w:rsidRDefault="00000000" w:rsidRPr="00000000" w14:paraId="0000009F">
      <w:pPr>
        <w:numPr>
          <w:ilvl w:val="0"/>
          <w:numId w:val="15"/>
        </w:numPr>
        <w:spacing w:before="200" w:lineRule="auto"/>
        <w:ind w:left="360" w:right="-2" w:hanging="180"/>
        <w:jc w:val="both"/>
        <w:rPr>
          <w:b w:val="1"/>
          <w:bCs w:val="1"/>
          <w:color w:val="222222"/>
        </w:rPr>
      </w:pPr>
      <w:r w:rsidDel="00000000" w:rsidR="00000000" w:rsidRPr="00000000">
        <w:rPr>
          <w:b w:val="1"/>
          <w:bCs w:val="1"/>
          <w:rtl w:val="0"/>
        </w:rPr>
        <w:t xml:space="preserve">Annex 3: any relevant supplementary documentation, including project summaries, reports, research papers, reference letters, etc.</w:t>
      </w:r>
      <w:r w:rsidDel="00000000" w:rsidR="00000000" w:rsidRPr="00000000">
        <w:rPr>
          <w:rtl w:val="0"/>
        </w:rPr>
      </w:r>
    </w:p>
    <w:p w:rsidR="00000000" w:rsidDel="00000000" w:rsidP="00000000" w:rsidRDefault="00000000" w:rsidRPr="00000000" w14:paraId="000000A0">
      <w:pPr>
        <w:widowControl w:val="0"/>
        <w:ind w:right="-332"/>
        <w:jc w:val="both"/>
        <w:rPr>
          <w:b w:val="1"/>
          <w:bCs w:val="1"/>
        </w:rPr>
      </w:pPr>
      <w:r w:rsidDel="00000000" w:rsidR="00000000" w:rsidRPr="00000000">
        <w:rPr>
          <w:rtl w:val="0"/>
        </w:rPr>
        <w:t xml:space="preserve">Applicants must carefully read and understand the following documents before completing the Proposal and Annexes: </w:t>
      </w:r>
      <w:r w:rsidDel="00000000" w:rsidR="00000000" w:rsidRPr="00000000">
        <w:rPr>
          <w:b w:val="1"/>
          <w:bCs w:val="1"/>
          <w:rtl w:val="0"/>
        </w:rPr>
        <w:t xml:space="preserve"> </w:t>
      </w:r>
    </w:p>
    <w:p w:rsidR="00000000" w:rsidDel="00000000" w:rsidP="00000000" w:rsidRDefault="00000000" w:rsidRPr="00000000" w14:paraId="000000A1">
      <w:pPr>
        <w:widowControl w:val="0"/>
        <w:numPr>
          <w:ilvl w:val="0"/>
          <w:numId w:val="25"/>
        </w:numPr>
        <w:spacing w:after="0" w:lineRule="auto"/>
        <w:ind w:left="720" w:right="-332" w:hanging="360"/>
        <w:jc w:val="both"/>
        <w:rPr/>
      </w:pPr>
      <w:hyperlink w:anchor="_heading=h.wtrl3gb1iusl">
        <w:r w:rsidDel="00000000" w:rsidR="00000000" w:rsidRPr="00000000">
          <w:rPr>
            <w:color w:val="0092d1"/>
            <w:rtl w:val="0"/>
          </w:rPr>
          <w:t xml:space="preserve">Requirements</w:t>
        </w:r>
      </w:hyperlink>
      <w:r w:rsidDel="00000000" w:rsidR="00000000" w:rsidRPr="00000000">
        <w:rPr>
          <w:rtl w:val="0"/>
        </w:rPr>
        <w:t xml:space="preserve"> in this Call for Proposals</w:t>
      </w:r>
    </w:p>
    <w:p w:rsidR="00000000" w:rsidDel="00000000" w:rsidP="00000000" w:rsidRDefault="00000000" w:rsidRPr="00000000" w14:paraId="000000A2">
      <w:pPr>
        <w:widowControl w:val="0"/>
        <w:numPr>
          <w:ilvl w:val="0"/>
          <w:numId w:val="25"/>
        </w:numPr>
        <w:spacing w:after="0" w:lineRule="auto"/>
        <w:ind w:left="720" w:right="-332" w:hanging="360"/>
        <w:jc w:val="both"/>
        <w:rPr/>
      </w:pPr>
      <w:hyperlink r:id="rId30">
        <w:r w:rsidDel="00000000" w:rsidR="00000000" w:rsidRPr="00000000">
          <w:rPr>
            <w:color w:val="0092d1"/>
            <w:rtl w:val="0"/>
          </w:rPr>
          <w:t xml:space="preserve">Instructions to Applicants</w:t>
        </w:r>
      </w:hyperlink>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A3">
      <w:pPr>
        <w:numPr>
          <w:ilvl w:val="0"/>
          <w:numId w:val="25"/>
        </w:numPr>
        <w:spacing w:after="0" w:lineRule="auto"/>
        <w:ind w:left="720" w:hanging="360"/>
        <w:jc w:val="both"/>
        <w:rPr/>
      </w:pPr>
      <w:hyperlink r:id="rId31">
        <w:r w:rsidDel="00000000" w:rsidR="00000000" w:rsidRPr="00000000">
          <w:rPr>
            <w:color w:val="1155cc"/>
            <w:u w:val="single"/>
            <w:rtl w:val="0"/>
          </w:rPr>
          <w:t xml:space="preserve">Guidelines and procedures for responding to requests for technical assistance</w:t>
        </w:r>
      </w:hyperlink>
      <w:r w:rsidDel="00000000" w:rsidR="00000000" w:rsidRPr="00000000">
        <w:rPr>
          <w:rtl w:val="0"/>
        </w:rPr>
      </w:r>
    </w:p>
    <w:p w:rsidR="00000000" w:rsidDel="00000000" w:rsidP="00000000" w:rsidRDefault="00000000" w:rsidRPr="00000000" w14:paraId="000000A4">
      <w:pPr>
        <w:numPr>
          <w:ilvl w:val="0"/>
          <w:numId w:val="25"/>
        </w:numPr>
        <w:spacing w:after="0" w:lineRule="auto"/>
        <w:ind w:left="720" w:hanging="360"/>
        <w:jc w:val="both"/>
        <w:rPr/>
      </w:pPr>
      <w:hyperlink r:id="rId32">
        <w:r w:rsidDel="00000000" w:rsidR="00000000" w:rsidRPr="00000000">
          <w:rPr>
            <w:color w:val="1155cc"/>
            <w:u w:val="single"/>
            <w:rtl w:val="0"/>
          </w:rPr>
          <w:t xml:space="preserve">Guidelines for managing funding provided for technical assistance</w:t>
        </w:r>
      </w:hyperlink>
      <w:r w:rsidDel="00000000" w:rsidR="00000000" w:rsidRPr="00000000">
        <w:rPr>
          <w:rtl w:val="0"/>
        </w:rPr>
      </w:r>
    </w:p>
    <w:p w:rsidR="00000000" w:rsidDel="00000000" w:rsidP="00000000" w:rsidRDefault="00000000" w:rsidRPr="00000000" w14:paraId="000000A5">
      <w:pPr>
        <w:numPr>
          <w:ilvl w:val="0"/>
          <w:numId w:val="25"/>
        </w:numPr>
        <w:ind w:left="720" w:right="-150" w:hanging="360"/>
        <w:jc w:val="both"/>
        <w:rPr/>
      </w:pPr>
      <w:hyperlink r:id="rId33">
        <w:r w:rsidDel="00000000" w:rsidR="00000000" w:rsidRPr="00000000">
          <w:rPr>
            <w:color w:val="1155cc"/>
            <w:u w:val="single"/>
            <w:rtl w:val="0"/>
          </w:rPr>
          <w:t xml:space="preserve">Guidelines on preventing potential and addressing actual and perceived conflicts of interest in relation to the Santiago network</w:t>
        </w:r>
      </w:hyperlink>
      <w:r w:rsidDel="00000000" w:rsidR="00000000" w:rsidRPr="00000000">
        <w:rPr>
          <w:rtl w:val="0"/>
        </w:rPr>
      </w:r>
    </w:p>
    <w:p w:rsidR="00000000" w:rsidDel="00000000" w:rsidP="00000000" w:rsidRDefault="00000000" w:rsidRPr="00000000" w14:paraId="000000A6">
      <w:pPr>
        <w:rPr>
          <w:highlight w:val="yellow"/>
        </w:rPr>
      </w:pPr>
      <w:r w:rsidDel="00000000" w:rsidR="00000000" w:rsidRPr="00000000">
        <w:rPr>
          <w:rtl w:val="0"/>
        </w:rPr>
      </w:r>
    </w:p>
    <w:p w:rsidR="00000000" w:rsidDel="00000000" w:rsidP="00000000" w:rsidRDefault="00000000" w:rsidRPr="00000000" w14:paraId="000000A7">
      <w:pPr>
        <w:pStyle w:val="Heading2"/>
        <w:numPr>
          <w:ilvl w:val="1"/>
          <w:numId w:val="22"/>
        </w:numPr>
        <w:ind w:left="630" w:right="-2" w:hanging="270"/>
        <w:jc w:val="both"/>
        <w:rPr/>
      </w:pPr>
      <w:bookmarkStart w:colFirst="0" w:colLast="0" w:name="_heading=h.o2cm31ki6x9e" w:id="23"/>
      <w:bookmarkEnd w:id="23"/>
      <w:r w:rsidDel="00000000" w:rsidR="00000000" w:rsidRPr="00000000">
        <w:rPr>
          <w:rtl w:val="0"/>
        </w:rPr>
        <w:t xml:space="preserve">Partial proposals</w:t>
      </w:r>
    </w:p>
    <w:p w:rsidR="00000000" w:rsidDel="00000000" w:rsidP="00000000" w:rsidRDefault="00000000" w:rsidRPr="00000000" w14:paraId="000000A8">
      <w:pPr>
        <w:ind w:right="-2"/>
        <w:jc w:val="both"/>
        <w:rPr/>
      </w:pPr>
      <w:r w:rsidDel="00000000" w:rsidR="00000000" w:rsidRPr="00000000">
        <w:rPr>
          <w:rtl w:val="0"/>
        </w:rPr>
        <w:t xml:space="preserve">Partial proposals will not be accepted. Applicants shall submit a proposal for the full scope of the technical assistance and address all of the requirements in this Call for Proposals. Evaluation will be based on compliance with all requirements.</w:t>
      </w:r>
    </w:p>
    <w:p w:rsidR="00000000" w:rsidDel="00000000" w:rsidP="00000000" w:rsidRDefault="00000000" w:rsidRPr="00000000" w14:paraId="000000A9">
      <w:pPr>
        <w:ind w:right="-2"/>
        <w:jc w:val="both"/>
        <w:rPr/>
      </w:pPr>
      <w:r w:rsidDel="00000000" w:rsidR="00000000" w:rsidRPr="00000000">
        <w:rPr>
          <w:rtl w:val="0"/>
        </w:rPr>
      </w:r>
    </w:p>
    <w:p w:rsidR="00000000" w:rsidDel="00000000" w:rsidP="00000000" w:rsidRDefault="00000000" w:rsidRPr="00000000" w14:paraId="000000AA">
      <w:pPr>
        <w:pStyle w:val="Heading2"/>
        <w:numPr>
          <w:ilvl w:val="1"/>
          <w:numId w:val="22"/>
        </w:numPr>
        <w:ind w:left="630" w:right="-2" w:hanging="270"/>
        <w:jc w:val="both"/>
        <w:rPr/>
      </w:pPr>
      <w:bookmarkStart w:colFirst="0" w:colLast="0" w:name="_heading=h.oqb8thhfm008" w:id="24"/>
      <w:bookmarkEnd w:id="24"/>
      <w:r w:rsidDel="00000000" w:rsidR="00000000" w:rsidRPr="00000000">
        <w:rPr>
          <w:rtl w:val="0"/>
        </w:rPr>
        <w:t xml:space="preserve">Sub-granting</w:t>
      </w:r>
      <w:r w:rsidDel="00000000" w:rsidR="00000000" w:rsidRPr="00000000">
        <w:rPr>
          <w:vertAlign w:val="superscript"/>
        </w:rPr>
        <w:footnoteReference w:customMarkFollows="0" w:id="3"/>
      </w:r>
      <w:r w:rsidDel="00000000" w:rsidR="00000000" w:rsidRPr="00000000">
        <w:rPr>
          <w:rtl w:val="0"/>
        </w:rPr>
        <w:t xml:space="preserve"> and contracting</w:t>
      </w:r>
      <w:r w:rsidDel="00000000" w:rsidR="00000000" w:rsidRPr="00000000">
        <w:rPr>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0AB">
      <w:pPr>
        <w:ind w:right="-2"/>
        <w:jc w:val="both"/>
        <w:rPr/>
      </w:pPr>
      <w:r w:rsidDel="00000000" w:rsidR="00000000" w:rsidRPr="00000000">
        <w:rPr>
          <w:rtl w:val="0"/>
        </w:rPr>
        <w:t xml:space="preserve">Sub-granting and contracting are only permitted under this Call for Proposals as follows:</w:t>
      </w:r>
    </w:p>
    <w:tbl>
      <w:tblPr>
        <w:tblStyle w:val="Table3"/>
        <w:tblW w:w="3420.0" w:type="dxa"/>
        <w:jc w:val="left"/>
        <w:tblInd w:w="90.0" w:type="dxa"/>
        <w:tblBorders>
          <w:top w:color="006258" w:space="0" w:sz="8" w:val="single"/>
          <w:left w:color="006258" w:space="0" w:sz="8" w:val="single"/>
          <w:bottom w:color="006258" w:space="0" w:sz="8" w:val="single"/>
          <w:right w:color="006258" w:space="0" w:sz="8" w:val="single"/>
          <w:insideH w:color="006258" w:space="0" w:sz="8" w:val="single"/>
          <w:insideV w:color="006258" w:space="0" w:sz="8" w:val="single"/>
        </w:tblBorders>
        <w:tblLayout w:type="fixed"/>
        <w:tblLook w:val="0600"/>
      </w:tblPr>
      <w:tblGrid>
        <w:gridCol w:w="1425"/>
        <w:gridCol w:w="1995"/>
        <w:tblGridChange w:id="0">
          <w:tblGrid>
            <w:gridCol w:w="1425"/>
            <w:gridCol w:w="1995"/>
          </w:tblGrid>
        </w:tblGridChange>
      </w:tblGrid>
      <w:tr>
        <w:trPr>
          <w:cantSplit w:val="0"/>
          <w:tblHeader w:val="0"/>
        </w:trPr>
        <w:tc>
          <w:tcPr>
            <w:tcBorders>
              <w:top w:color="006258" w:space="0" w:sz="8" w:val="single"/>
              <w:left w:color="006258" w:space="0" w:sz="8" w:val="single"/>
              <w:bottom w:color="006258" w:space="0" w:sz="8" w:val="dotted"/>
              <w:right w:color="006258" w:space="0" w:sz="8" w:val="single"/>
            </w:tcBorders>
            <w:shd w:fill="efefef" w:val="clear"/>
            <w:tcMar>
              <w:top w:w="100.0" w:type="dxa"/>
              <w:left w:w="100.0" w:type="dxa"/>
              <w:bottom w:w="100.0" w:type="dxa"/>
              <w:right w:w="100.0" w:type="dxa"/>
            </w:tcMar>
          </w:tcPr>
          <w:p w:rsidR="00000000" w:rsidDel="00000000" w:rsidP="00000000" w:rsidRDefault="00000000" w:rsidRPr="00000000" w14:paraId="000000AC">
            <w:pPr>
              <w:spacing w:after="0" w:lineRule="auto"/>
              <w:ind w:right="-2"/>
              <w:jc w:val="both"/>
              <w:rPr>
                <w:b w:val="1"/>
                <w:bCs w:val="1"/>
              </w:rPr>
            </w:pPr>
            <w:r w:rsidDel="00000000" w:rsidR="00000000" w:rsidRPr="00000000">
              <w:rPr>
                <w:b w:val="1"/>
                <w:bCs w:val="1"/>
                <w:rtl w:val="0"/>
              </w:rPr>
              <w:t xml:space="preserve">Sub-granting</w:t>
            </w:r>
          </w:p>
        </w:tc>
        <w:tc>
          <w:tcPr>
            <w:tcBorders>
              <w:top w:color="006258" w:space="0" w:sz="8" w:val="single"/>
              <w:left w:color="006258" w:space="0" w:sz="8" w:val="single"/>
              <w:bottom w:color="006258" w:space="0" w:sz="8" w:val="dotted"/>
              <w:right w:color="006258" w:space="0" w:sz="8" w:val="single"/>
            </w:tcBorders>
            <w:shd w:fill="ffffff" w:val="clear"/>
            <w:tcMar>
              <w:top w:w="100.0" w:type="dxa"/>
              <w:left w:w="100.0" w:type="dxa"/>
              <w:bottom w:w="100.0" w:type="dxa"/>
              <w:right w:w="100.0" w:type="dxa"/>
            </w:tcMar>
          </w:tcPr>
          <w:p w:rsidR="00000000" w:rsidDel="00000000" w:rsidP="00000000" w:rsidRDefault="00000000" w:rsidRPr="00000000" w14:paraId="000000AD">
            <w:pPr>
              <w:spacing w:after="0" w:lineRule="auto"/>
              <w:ind w:right="-2"/>
              <w:jc w:val="both"/>
              <w:rPr>
                <w:b w:val="1"/>
                <w:bCs w:val="1"/>
                <w:color w:val="ffffff"/>
                <w:sz w:val="16"/>
                <w:szCs w:val="16"/>
              </w:rPr>
            </w:pPr>
            <w:r w:rsidDel="00000000" w:rsidR="00000000" w:rsidRPr="00000000">
              <w:rPr>
                <w:b w:val="1"/>
                <w:bCs w:val="1"/>
                <w:color w:val="ffffff"/>
                <w:shd w:fill="82b800" w:val="clear"/>
                <w:rtl w:val="0"/>
              </w:rPr>
              <w:t xml:space="preserve">Permissible</w:t>
            </w:r>
            <w:r w:rsidDel="00000000" w:rsidR="00000000" w:rsidRPr="00000000">
              <w:rPr>
                <w:rtl w:val="0"/>
              </w:rPr>
            </w:r>
          </w:p>
        </w:tc>
      </w:tr>
      <w:tr>
        <w:trPr>
          <w:cantSplit w:val="0"/>
          <w:tblHeader w:val="0"/>
        </w:trPr>
        <w:tc>
          <w:tcPr>
            <w:tcBorders>
              <w:top w:color="006258" w:space="0" w:sz="8" w:val="dotted"/>
              <w:left w:color="006258" w:space="0" w:sz="8" w:val="single"/>
              <w:bottom w:color="006258" w:space="0" w:sz="8" w:val="single"/>
              <w:right w:color="006258" w:space="0" w:sz="8" w:val="single"/>
            </w:tcBorders>
            <w:shd w:fill="efefef" w:val="clear"/>
            <w:tcMar>
              <w:top w:w="100.0" w:type="dxa"/>
              <w:left w:w="100.0" w:type="dxa"/>
              <w:bottom w:w="100.0" w:type="dxa"/>
              <w:right w:w="100.0" w:type="dxa"/>
            </w:tcMar>
          </w:tcPr>
          <w:p w:rsidR="00000000" w:rsidDel="00000000" w:rsidP="00000000" w:rsidRDefault="00000000" w:rsidRPr="00000000" w14:paraId="000000AE">
            <w:pPr>
              <w:spacing w:after="0" w:lineRule="auto"/>
              <w:ind w:right="-2"/>
              <w:jc w:val="both"/>
              <w:rPr>
                <w:b w:val="1"/>
                <w:bCs w:val="1"/>
              </w:rPr>
            </w:pPr>
            <w:r w:rsidDel="00000000" w:rsidR="00000000" w:rsidRPr="00000000">
              <w:rPr>
                <w:b w:val="1"/>
                <w:bCs w:val="1"/>
                <w:rtl w:val="0"/>
              </w:rPr>
              <w:t xml:space="preserve">Contracting</w:t>
            </w:r>
          </w:p>
        </w:tc>
        <w:tc>
          <w:tcPr>
            <w:tcBorders>
              <w:top w:color="006258" w:space="0" w:sz="8" w:val="dotted"/>
              <w:left w:color="006258" w:space="0" w:sz="8" w:val="single"/>
              <w:bottom w:color="006258" w:space="0" w:sz="8" w:val="single"/>
              <w:right w:color="006258" w:space="0" w:sz="8" w:val="single"/>
            </w:tcBorders>
            <w:shd w:fill="ffffff" w:val="clear"/>
            <w:tcMar>
              <w:top w:w="100.0" w:type="dxa"/>
              <w:left w:w="100.0" w:type="dxa"/>
              <w:bottom w:w="100.0" w:type="dxa"/>
              <w:right w:w="100.0" w:type="dxa"/>
            </w:tcMar>
          </w:tcPr>
          <w:p w:rsidR="00000000" w:rsidDel="00000000" w:rsidP="00000000" w:rsidRDefault="00000000" w:rsidRPr="00000000" w14:paraId="000000AF">
            <w:pPr>
              <w:spacing w:after="0" w:lineRule="auto"/>
              <w:ind w:right="-2"/>
              <w:jc w:val="both"/>
              <w:rPr>
                <w:rFonts w:ascii="Open Sans" w:cs="Open Sans" w:eastAsia="Open Sans" w:hAnsi="Open Sans"/>
                <w:b w:val="1"/>
                <w:bCs w:val="1"/>
                <w:color w:val="ffffff"/>
              </w:rPr>
            </w:pPr>
            <w:r w:rsidDel="00000000" w:rsidR="00000000" w:rsidRPr="00000000">
              <w:rPr>
                <w:b w:val="1"/>
                <w:bCs w:val="1"/>
                <w:color w:val="ffffff"/>
                <w:shd w:fill="82b800" w:val="clear"/>
                <w:rtl w:val="0"/>
              </w:rPr>
              <w:t xml:space="preserve">Permissible</w:t>
            </w:r>
            <w:r w:rsidDel="00000000" w:rsidR="00000000" w:rsidRPr="00000000">
              <w:rPr>
                <w:rtl w:val="0"/>
              </w:rPr>
            </w:r>
          </w:p>
        </w:tc>
      </w:tr>
    </w:tbl>
    <w:p w:rsidR="00000000" w:rsidDel="00000000" w:rsidP="00000000" w:rsidRDefault="00000000" w:rsidRPr="00000000" w14:paraId="000000B0">
      <w:pPr>
        <w:spacing w:after="0" w:lineRule="auto"/>
        <w:ind w:right="-2"/>
        <w:jc w:val="both"/>
        <w:rPr/>
      </w:pPr>
      <w:r w:rsidDel="00000000" w:rsidR="00000000" w:rsidRPr="00000000">
        <w:rPr>
          <w:rtl w:val="0"/>
        </w:rPr>
      </w:r>
    </w:p>
    <w:p w:rsidR="00000000" w:rsidDel="00000000" w:rsidP="00000000" w:rsidRDefault="00000000" w:rsidRPr="00000000" w14:paraId="000000B1">
      <w:pPr>
        <w:ind w:right="-2"/>
        <w:jc w:val="both"/>
        <w:rPr/>
      </w:pPr>
      <w:r w:rsidDel="00000000" w:rsidR="00000000" w:rsidRPr="00000000">
        <w:rPr>
          <w:rtl w:val="0"/>
        </w:rPr>
        <w:t xml:space="preserve">In keeping with the relevant guidelines and procedures of the Santiago Network relating to membership and technical assistance, only Members of the Santiago Network will be eligible to conduct technical activities that are material to the request.</w:t>
      </w:r>
    </w:p>
    <w:p w:rsidR="00000000" w:rsidDel="00000000" w:rsidP="00000000" w:rsidRDefault="00000000" w:rsidRPr="00000000" w14:paraId="000000B2">
      <w:pPr>
        <w:ind w:right="-2"/>
        <w:jc w:val="both"/>
        <w:rPr>
          <w:shd w:fill="d9d9d9" w:val="clear"/>
        </w:rPr>
      </w:pPr>
      <w:r w:rsidDel="00000000" w:rsidR="00000000" w:rsidRPr="00000000">
        <w:rPr>
          <w:rtl w:val="0"/>
        </w:rPr>
      </w:r>
    </w:p>
    <w:p w:rsidR="00000000" w:rsidDel="00000000" w:rsidP="00000000" w:rsidRDefault="00000000" w:rsidRPr="00000000" w14:paraId="000000B3">
      <w:pPr>
        <w:pStyle w:val="Heading2"/>
        <w:numPr>
          <w:ilvl w:val="1"/>
          <w:numId w:val="22"/>
        </w:numPr>
        <w:ind w:left="630" w:right="-2" w:hanging="270"/>
        <w:jc w:val="both"/>
        <w:rPr/>
      </w:pPr>
      <w:bookmarkStart w:colFirst="0" w:colLast="0" w:name="_heading=h.9ctyfk5vphh" w:id="25"/>
      <w:bookmarkEnd w:id="25"/>
      <w:r w:rsidDel="00000000" w:rsidR="00000000" w:rsidRPr="00000000">
        <w:rPr>
          <w:rtl w:val="0"/>
        </w:rPr>
        <w:t xml:space="preserve">Proposal currency</w:t>
      </w:r>
    </w:p>
    <w:p w:rsidR="00000000" w:rsidDel="00000000" w:rsidP="00000000" w:rsidRDefault="00000000" w:rsidRPr="00000000" w14:paraId="000000B4">
      <w:pPr>
        <w:ind w:right="-2"/>
        <w:jc w:val="both"/>
        <w:rPr>
          <w:shd w:fill="d9d9d9" w:val="clear"/>
        </w:rPr>
      </w:pPr>
      <w:r w:rsidDel="00000000" w:rsidR="00000000" w:rsidRPr="00000000">
        <w:rPr>
          <w:rtl w:val="0"/>
        </w:rPr>
        <w:t xml:space="preserve">The proposal budget shall be prepared in the following currency(ies): </w:t>
      </w:r>
      <w:r w:rsidDel="00000000" w:rsidR="00000000" w:rsidRPr="00000000">
        <w:rPr>
          <w:b w:val="1"/>
          <w:bCs w:val="1"/>
          <w:rtl w:val="0"/>
        </w:rPr>
        <w:t xml:space="preserve">United States Dollars (USD)</w:t>
      </w:r>
      <w:r w:rsidDel="00000000" w:rsidR="00000000" w:rsidRPr="00000000">
        <w:rPr>
          <w:rtl w:val="0"/>
        </w:rPr>
      </w:r>
    </w:p>
    <w:p w:rsidR="00000000" w:rsidDel="00000000" w:rsidP="00000000" w:rsidRDefault="00000000" w:rsidRPr="00000000" w14:paraId="000000B5">
      <w:pPr>
        <w:ind w:right="-2"/>
        <w:jc w:val="both"/>
        <w:rPr>
          <w:shd w:fill="d9d9d9" w:val="clear"/>
        </w:rPr>
      </w:pPr>
      <w:r w:rsidDel="00000000" w:rsidR="00000000" w:rsidRPr="00000000">
        <w:rPr>
          <w:rtl w:val="0"/>
        </w:rPr>
      </w:r>
    </w:p>
    <w:p w:rsidR="00000000" w:rsidDel="00000000" w:rsidP="00000000" w:rsidRDefault="00000000" w:rsidRPr="00000000" w14:paraId="000000B6">
      <w:pPr>
        <w:pStyle w:val="Heading2"/>
        <w:numPr>
          <w:ilvl w:val="1"/>
          <w:numId w:val="22"/>
        </w:numPr>
        <w:spacing w:before="100" w:lineRule="auto"/>
        <w:ind w:left="630" w:right="-2" w:hanging="270"/>
        <w:jc w:val="both"/>
        <w:rPr/>
      </w:pPr>
      <w:bookmarkStart w:colFirst="0" w:colLast="0" w:name="_heading=h.emj3aldg28ce" w:id="26"/>
      <w:bookmarkEnd w:id="26"/>
      <w:r w:rsidDel="00000000" w:rsidR="00000000" w:rsidRPr="00000000">
        <w:rPr>
          <w:rtl w:val="0"/>
        </w:rPr>
        <w:t xml:space="preserve">Language of proposals</w:t>
      </w:r>
    </w:p>
    <w:p w:rsidR="00000000" w:rsidDel="00000000" w:rsidP="00000000" w:rsidRDefault="00000000" w:rsidRPr="00000000" w14:paraId="000000B7">
      <w:pPr>
        <w:ind w:right="-2"/>
        <w:jc w:val="both"/>
        <w:rPr>
          <w:shd w:fill="d9d9d9" w:val="clear"/>
        </w:rPr>
      </w:pPr>
      <w:r w:rsidDel="00000000" w:rsidR="00000000" w:rsidRPr="00000000">
        <w:rPr>
          <w:rtl w:val="0"/>
        </w:rPr>
        <w:t xml:space="preserve">All proposals, information, documents and correspondence exchanged between the Santiago Network Secretariat / UNOPS (as co-host of the Santiago Network Secretariat) and the applicant shall be in: </w:t>
      </w:r>
      <w:r w:rsidDel="00000000" w:rsidR="00000000" w:rsidRPr="00000000">
        <w:rPr>
          <w:b w:val="1"/>
          <w:bCs w:val="1"/>
          <w:rtl w:val="0"/>
        </w:rPr>
        <w:t xml:space="preserve">English</w:t>
      </w:r>
      <w:r w:rsidDel="00000000" w:rsidR="00000000" w:rsidRPr="00000000">
        <w:rPr>
          <w:rtl w:val="0"/>
        </w:rPr>
      </w:r>
    </w:p>
    <w:p w:rsidR="00000000" w:rsidDel="00000000" w:rsidP="00000000" w:rsidRDefault="00000000" w:rsidRPr="00000000" w14:paraId="000000B8">
      <w:pPr>
        <w:ind w:right="-2"/>
        <w:jc w:val="both"/>
        <w:rPr>
          <w:shd w:fill="d9d9d9" w:val="clear"/>
        </w:rPr>
      </w:pPr>
      <w:r w:rsidDel="00000000" w:rsidR="00000000" w:rsidRPr="00000000">
        <w:rPr>
          <w:rtl w:val="0"/>
        </w:rPr>
      </w:r>
    </w:p>
    <w:p w:rsidR="00000000" w:rsidDel="00000000" w:rsidP="00000000" w:rsidRDefault="00000000" w:rsidRPr="00000000" w14:paraId="000000B9">
      <w:pPr>
        <w:pStyle w:val="Heading2"/>
        <w:numPr>
          <w:ilvl w:val="1"/>
          <w:numId w:val="22"/>
        </w:numPr>
        <w:ind w:left="630" w:right="-2" w:hanging="270"/>
        <w:jc w:val="both"/>
        <w:rPr/>
      </w:pPr>
      <w:bookmarkStart w:colFirst="0" w:colLast="0" w:name="_heading=h.3a97ooivmdjw" w:id="27"/>
      <w:bookmarkEnd w:id="27"/>
      <w:r w:rsidDel="00000000" w:rsidR="00000000" w:rsidRPr="00000000">
        <w:rPr>
          <w:rtl w:val="0"/>
        </w:rPr>
        <w:t xml:space="preserve">Proposal submission </w:t>
      </w:r>
    </w:p>
    <w:p w:rsidR="00000000" w:rsidDel="00000000" w:rsidP="00000000" w:rsidRDefault="00000000" w:rsidRPr="00000000" w14:paraId="000000BA">
      <w:pPr>
        <w:ind w:right="-2"/>
        <w:jc w:val="both"/>
        <w:rPr>
          <w:b w:val="1"/>
          <w:bCs w:val="1"/>
        </w:rPr>
      </w:pPr>
      <w:r w:rsidDel="00000000" w:rsidR="00000000" w:rsidRPr="00000000">
        <w:rPr>
          <w:rtl w:val="0"/>
        </w:rPr>
        <w:t xml:space="preserve">The deadline for the submission of proposals is </w:t>
      </w:r>
      <w:sdt>
        <w:sdtPr>
          <w:id w:val="1410211663"/>
          <w:tag w:val="goog_rdk_2"/>
        </w:sdtPr>
        <w:sdtContent>
          <w:commentRangeStart w:id="2"/>
          <w:commentRangeStart w:id="102"/>
        </w:sdtContent>
      </w:sdt>
      <w:r w:rsidDel="00000000" w:rsidR="00000000" w:rsidRPr="00000000">
        <w:rPr>
          <w:b w:val="1"/>
          <w:bCs w:val="1"/>
          <w:shd w:fill="00ccb8" w:val="clear"/>
          <w:rtl w:val="0"/>
        </w:rPr>
        <w:t xml:space="preserve">XXX XX, 2026</w:t>
      </w:r>
      <w:commentRangeEnd w:id="2"/>
      <w:commentRangeEnd w:id="102"/>
      <w:r w:rsidDel="00000000" w:rsidR="00000000" w:rsidRPr="00000000">
        <w:commentReference w:id="2"/>
      </w:r>
      <w:r>
        <w:rPr>
          <w:rFonts w:ascii="Arial" w:cs="Arial" w:eastAsia="Arial" w:hAnsi="Arial"/>
          <w:sz w:val="22"/>
          <w:szCs w:val="22"/>
        </w:rPr>
        <w:commentReference w:id="102"/>
      </w:r>
      <w:r w:rsidDel="00000000" w:rsidR="00000000" w:rsidRPr="00000000">
        <w:rPr>
          <w:rtl w:val="0"/>
        </w:rPr>
        <w:t xml:space="preserve">. Proposals shall be submitted using the following method: UNOPS Grant+.</w:t>
      </w:r>
      <w:r w:rsidDel="00000000" w:rsidR="00000000" w:rsidRPr="00000000">
        <w:rPr>
          <w:rtl w:val="0"/>
        </w:rPr>
      </w:r>
    </w:p>
    <w:p w:rsidR="00000000" w:rsidDel="00000000" w:rsidP="00000000" w:rsidRDefault="00000000" w:rsidRPr="00000000" w14:paraId="000000BB">
      <w:pPr>
        <w:ind w:right="-2"/>
        <w:jc w:val="both"/>
        <w:rPr>
          <w:sz w:val="22"/>
          <w:szCs w:val="22"/>
        </w:rPr>
      </w:pPr>
      <w:r w:rsidDel="00000000" w:rsidR="00000000" w:rsidRPr="00000000">
        <w:rPr>
          <w:rtl w:val="0"/>
        </w:rPr>
        <w:t xml:space="preserve">Applicants must:</w:t>
      </w:r>
      <w:r w:rsidDel="00000000" w:rsidR="00000000" w:rsidRPr="00000000">
        <w:rPr>
          <w:rtl w:val="0"/>
        </w:rPr>
      </w:r>
    </w:p>
    <w:p w:rsidR="00000000" w:rsidDel="00000000" w:rsidP="00000000" w:rsidRDefault="00000000" w:rsidRPr="00000000" w14:paraId="000000BC">
      <w:pPr>
        <w:widowControl w:val="0"/>
        <w:numPr>
          <w:ilvl w:val="0"/>
          <w:numId w:val="13"/>
        </w:numPr>
        <w:spacing w:after="0" w:lineRule="auto"/>
        <w:ind w:left="720" w:right="-2" w:hanging="360"/>
        <w:jc w:val="both"/>
        <w:rPr/>
      </w:pPr>
      <w:r w:rsidDel="00000000" w:rsidR="00000000" w:rsidRPr="00000000">
        <w:rPr>
          <w:rtl w:val="0"/>
        </w:rPr>
        <w:t xml:space="preserve">Create their profile in Grant+: grantplus.unops.org</w:t>
      </w:r>
    </w:p>
    <w:p w:rsidR="00000000" w:rsidDel="00000000" w:rsidP="00000000" w:rsidRDefault="00000000" w:rsidRPr="00000000" w14:paraId="000000BD">
      <w:pPr>
        <w:widowControl w:val="0"/>
        <w:numPr>
          <w:ilvl w:val="0"/>
          <w:numId w:val="13"/>
        </w:numPr>
        <w:spacing w:after="0" w:lineRule="auto"/>
        <w:ind w:left="720" w:right="-2" w:hanging="360"/>
        <w:jc w:val="both"/>
        <w:rPr/>
      </w:pPr>
      <w:r w:rsidDel="00000000" w:rsidR="00000000" w:rsidRPr="00000000">
        <w:rPr>
          <w:rtl w:val="0"/>
        </w:rPr>
        <w:t xml:space="preserve">Create their organization profile, and</w:t>
      </w:r>
    </w:p>
    <w:p w:rsidR="00000000" w:rsidDel="00000000" w:rsidP="00000000" w:rsidRDefault="00000000" w:rsidRPr="00000000" w14:paraId="000000BE">
      <w:pPr>
        <w:widowControl w:val="0"/>
        <w:numPr>
          <w:ilvl w:val="0"/>
          <w:numId w:val="13"/>
        </w:numPr>
        <w:spacing w:line="240" w:lineRule="auto"/>
        <w:ind w:left="720" w:right="-2" w:hanging="360"/>
        <w:jc w:val="both"/>
        <w:rPr/>
      </w:pPr>
      <w:r w:rsidDel="00000000" w:rsidR="00000000" w:rsidRPr="00000000">
        <w:rPr>
          <w:rtl w:val="0"/>
        </w:rPr>
        <w:t xml:space="preserve">Apply to the funding opportunity</w:t>
      </w:r>
      <w:r w:rsidDel="00000000" w:rsidR="00000000" w:rsidRPr="00000000">
        <w:rPr>
          <w:color w:val="ff0000"/>
          <w:rtl w:val="0"/>
        </w:rPr>
        <w:t xml:space="preserve"> </w:t>
      </w:r>
      <w:r w:rsidDel="00000000" w:rsidR="00000000" w:rsidRPr="00000000">
        <w:rPr>
          <w:rtl w:val="0"/>
        </w:rPr>
        <w:t xml:space="preserve">[</w:t>
      </w:r>
      <w:r w:rsidDel="00000000" w:rsidR="00000000" w:rsidRPr="00000000">
        <w:rPr>
          <w:b w:val="1"/>
          <w:bCs w:val="1"/>
          <w:rtl w:val="0"/>
        </w:rPr>
        <w:t xml:space="preserve">UNOPS/FO/2026/29] Call for Proposal: SANTIAGO NETWORK CFP/SN/24039/2026/</w:t>
      </w:r>
      <w:r w:rsidDel="00000000" w:rsidR="00000000" w:rsidRPr="00000000">
        <w:rPr>
          <w:b w:val="1"/>
          <w:bCs w:val="1"/>
          <w:rtl w:val="0"/>
        </w:rPr>
        <w:t xml:space="preserve">GUI/028</w:t>
      </w:r>
      <w:r w:rsidDel="00000000" w:rsidR="00000000" w:rsidRPr="00000000">
        <w:rPr>
          <w:rtl w:val="0"/>
        </w:rPr>
        <w:t xml:space="preserve"> - Strengthening Guinea’s national system for assessing, governing and financing responses to climate-induced loss and damage.</w:t>
      </w:r>
    </w:p>
    <w:p w:rsidR="00000000" w:rsidDel="00000000" w:rsidP="00000000" w:rsidRDefault="00000000" w:rsidRPr="00000000" w14:paraId="000000BF">
      <w:pPr>
        <w:widowControl w:val="0"/>
        <w:spacing w:after="0" w:line="240" w:lineRule="auto"/>
        <w:ind w:right="-2"/>
        <w:jc w:val="both"/>
        <w:rPr/>
      </w:pPr>
      <w:r w:rsidDel="00000000" w:rsidR="00000000" w:rsidRPr="00000000">
        <w:rPr>
          <w:rtl w:val="0"/>
        </w:rPr>
        <w:t xml:space="preserve">The application consists of:</w:t>
      </w:r>
    </w:p>
    <w:p w:rsidR="00000000" w:rsidDel="00000000" w:rsidP="00000000" w:rsidRDefault="00000000" w:rsidRPr="00000000" w14:paraId="000000C0">
      <w:pPr>
        <w:widowControl w:val="0"/>
        <w:numPr>
          <w:ilvl w:val="0"/>
          <w:numId w:val="26"/>
        </w:numPr>
        <w:spacing w:after="0" w:line="240" w:lineRule="auto"/>
        <w:ind w:left="720" w:right="-2" w:hanging="360"/>
        <w:jc w:val="both"/>
        <w:rPr/>
      </w:pPr>
      <w:r w:rsidDel="00000000" w:rsidR="00000000" w:rsidRPr="00000000">
        <w:rPr>
          <w:rtl w:val="0"/>
        </w:rPr>
        <w:t xml:space="preserve">Entering basic information about the proposal</w:t>
      </w:r>
    </w:p>
    <w:p w:rsidR="00000000" w:rsidDel="00000000" w:rsidP="00000000" w:rsidRDefault="00000000" w:rsidRPr="00000000" w14:paraId="000000C1">
      <w:pPr>
        <w:widowControl w:val="0"/>
        <w:numPr>
          <w:ilvl w:val="0"/>
          <w:numId w:val="26"/>
        </w:numPr>
        <w:spacing w:after="0" w:line="240" w:lineRule="auto"/>
        <w:ind w:left="720" w:right="-2" w:hanging="360"/>
        <w:jc w:val="both"/>
        <w:rPr/>
      </w:pPr>
      <w:r w:rsidDel="00000000" w:rsidR="00000000" w:rsidRPr="00000000">
        <w:rPr>
          <w:rtl w:val="0"/>
        </w:rPr>
        <w:t xml:space="preserve">Creating the proposal budget in the platform</w:t>
      </w:r>
    </w:p>
    <w:p w:rsidR="00000000" w:rsidDel="00000000" w:rsidP="00000000" w:rsidRDefault="00000000" w:rsidRPr="00000000" w14:paraId="000000C2">
      <w:pPr>
        <w:widowControl w:val="0"/>
        <w:numPr>
          <w:ilvl w:val="0"/>
          <w:numId w:val="26"/>
        </w:numPr>
        <w:spacing w:after="0" w:line="240" w:lineRule="auto"/>
        <w:ind w:left="720" w:right="-2" w:hanging="360"/>
        <w:jc w:val="both"/>
        <w:rPr/>
      </w:pPr>
      <w:r w:rsidDel="00000000" w:rsidR="00000000" w:rsidRPr="00000000">
        <w:rPr>
          <w:rtl w:val="0"/>
        </w:rPr>
        <w:t xml:space="preserve">Uploading the narrative proposal and other required documents, see section 2.11 above</w:t>
      </w:r>
    </w:p>
    <w:p w:rsidR="00000000" w:rsidDel="00000000" w:rsidP="00000000" w:rsidRDefault="00000000" w:rsidRPr="00000000" w14:paraId="000000C3">
      <w:pPr>
        <w:widowControl w:val="0"/>
        <w:spacing w:line="240" w:lineRule="auto"/>
        <w:ind w:right="-2"/>
        <w:jc w:val="both"/>
        <w:rPr/>
      </w:pPr>
      <w:r w:rsidDel="00000000" w:rsidR="00000000" w:rsidRPr="00000000">
        <w:rPr>
          <w:rtl w:val="0"/>
        </w:rPr>
        <w:t xml:space="preserve">mult</w:t>
      </w:r>
    </w:p>
    <w:p w:rsidR="00000000" w:rsidDel="00000000" w:rsidP="00000000" w:rsidRDefault="00000000" w:rsidRPr="00000000" w14:paraId="000000C4">
      <w:pPr>
        <w:widowControl w:val="0"/>
        <w:spacing w:line="240" w:lineRule="auto"/>
        <w:ind w:right="-2"/>
        <w:jc w:val="both"/>
        <w:rPr>
          <w:color w:val="0000ff"/>
          <w:highlight w:val="yellow"/>
        </w:rPr>
      </w:pPr>
      <w:r w:rsidDel="00000000" w:rsidR="00000000" w:rsidRPr="00000000">
        <w:rPr>
          <w:rtl w:val="0"/>
        </w:rPr>
        <w:t xml:space="preserve">Note: Grant+ is the new UNOPS grant management platform. An online information session showing how to upload proposals will take place on </w:t>
      </w:r>
      <w:sdt>
        <w:sdtPr>
          <w:id w:val="1330663433"/>
          <w:tag w:val="goog_rdk_3"/>
        </w:sdtPr>
        <w:sdtContent>
          <w:commentRangeStart w:id="3"/>
          <w:commentRangeStart w:id="103"/>
        </w:sdtContent>
      </w:sdt>
      <w:r w:rsidDel="00000000" w:rsidR="00000000" w:rsidRPr="00000000">
        <w:rPr>
          <w:b w:val="1"/>
          <w:bCs w:val="1"/>
          <w:highlight w:val="yellow"/>
          <w:rtl w:val="0"/>
        </w:rPr>
        <w:t xml:space="preserve">XX XXX 2026 at XX:00 AM ( GMT+1) / XX:00 AM (GMT+2)</w:t>
      </w:r>
      <w:commentRangeEnd w:id="3"/>
      <w:commentRangeEnd w:id="103"/>
      <w:r w:rsidDel="00000000" w:rsidR="00000000" w:rsidRPr="00000000">
        <w:commentReference w:id="3"/>
      </w:r>
      <w:r>
        <w:rPr>
          <w:rFonts w:ascii="Arial" w:cs="Arial" w:eastAsia="Arial" w:hAnsi="Arial"/>
          <w:sz w:val="22"/>
          <w:szCs w:val="22"/>
        </w:rPr>
        <w:commentReference w:id="103"/>
      </w:r>
      <w:r w:rsidDel="00000000" w:rsidR="00000000" w:rsidRPr="00000000">
        <w:rPr>
          <w:rtl w:val="0"/>
        </w:rPr>
        <w:t xml:space="preserve">. The meeting will be held via Zoom. Register in advance via this link: </w:t>
      </w:r>
      <w:r w:rsidDel="00000000" w:rsidR="00000000" w:rsidRPr="00000000">
        <w:rPr>
          <w:color w:val="0000ff"/>
          <w:highlight w:val="yellow"/>
          <w:rtl w:val="0"/>
        </w:rPr>
        <w:t xml:space="preserve">XXX</w:t>
      </w:r>
    </w:p>
    <w:p w:rsidR="00000000" w:rsidDel="00000000" w:rsidP="00000000" w:rsidRDefault="00000000" w:rsidRPr="00000000" w14:paraId="000000C5">
      <w:pPr>
        <w:widowControl w:val="0"/>
        <w:spacing w:after="0" w:line="240" w:lineRule="auto"/>
        <w:ind w:right="-2"/>
        <w:jc w:val="both"/>
        <w:rPr/>
      </w:pPr>
      <w:r w:rsidDel="00000000" w:rsidR="00000000" w:rsidRPr="00000000">
        <w:rPr>
          <w:rtl w:val="0"/>
        </w:rPr>
        <w:t xml:space="preserve">User guides and how-to videos are also available on the platform by clicking on the “?” or “Guidance” at the top right of the page.</w:t>
      </w:r>
    </w:p>
    <w:p w:rsidR="00000000" w:rsidDel="00000000" w:rsidP="00000000" w:rsidRDefault="00000000" w:rsidRPr="00000000" w14:paraId="000000C6">
      <w:pPr>
        <w:widowControl w:val="0"/>
        <w:spacing w:after="0" w:line="240" w:lineRule="auto"/>
        <w:ind w:right="-2"/>
        <w:jc w:val="both"/>
        <w:rPr/>
      </w:pPr>
      <w:r w:rsidDel="00000000" w:rsidR="00000000" w:rsidRPr="00000000">
        <w:rPr>
          <w:rtl w:val="0"/>
        </w:rPr>
      </w:r>
    </w:p>
    <w:p w:rsidR="00000000" w:rsidDel="00000000" w:rsidP="00000000" w:rsidRDefault="00000000" w:rsidRPr="00000000" w14:paraId="000000C7">
      <w:pPr>
        <w:widowControl w:val="0"/>
        <w:spacing w:after="0" w:line="240" w:lineRule="auto"/>
        <w:ind w:right="-2"/>
        <w:jc w:val="both"/>
        <w:rPr>
          <w:sz w:val="22"/>
          <w:szCs w:val="22"/>
        </w:rPr>
      </w:pPr>
      <w:r w:rsidDel="00000000" w:rsidR="00000000" w:rsidRPr="00000000">
        <w:rPr>
          <w:rtl w:val="0"/>
        </w:rPr>
        <w:t xml:space="preserve">Despite numerous tests, it is possible that the first users will encounter bugs. In this case they can contact UNOPS System Support by clicking on the “?” at the top right of the </w:t>
      </w:r>
      <w:hyperlink r:id="rId34">
        <w:r w:rsidDel="00000000" w:rsidR="00000000" w:rsidRPr="00000000">
          <w:rPr>
            <w:rtl w:val="0"/>
          </w:rPr>
          <w:t xml:space="preserve">grantplus.unops.org</w:t>
        </w:r>
      </w:hyperlink>
      <w:r w:rsidDel="00000000" w:rsidR="00000000" w:rsidRPr="00000000">
        <w:rPr>
          <w:rtl w:val="0"/>
        </w:rPr>
        <w:t xml:space="preserve"> pages, once registered in the </w:t>
      </w:r>
      <w:r w:rsidDel="00000000" w:rsidR="00000000" w:rsidRPr="00000000">
        <w:rPr>
          <w:sz w:val="16"/>
          <w:szCs w:val="16"/>
          <w:highlight w:val="white"/>
          <w:rtl w:val="0"/>
        </w:rPr>
        <w:t xml:space="preserve">platform.</w:t>
      </w:r>
      <w:r w:rsidDel="00000000" w:rsidR="00000000" w:rsidRPr="00000000">
        <w:rPr>
          <w:rtl w:val="0"/>
        </w:rPr>
      </w:r>
    </w:p>
    <w:p w:rsidR="00000000" w:rsidDel="00000000" w:rsidP="00000000" w:rsidRDefault="00000000" w:rsidRPr="00000000" w14:paraId="000000C8">
      <w:pPr>
        <w:spacing w:line="240" w:lineRule="auto"/>
        <w:ind w:right="-2"/>
        <w:jc w:val="both"/>
        <w:rPr/>
      </w:pPr>
      <w:r w:rsidDel="00000000" w:rsidR="00000000" w:rsidRPr="00000000">
        <w:rPr>
          <w:rtl w:val="0"/>
        </w:rPr>
        <w:t xml:space="preserve">Refer to Article 10, “Proposal Submission”, of the </w:t>
      </w:r>
      <w:hyperlink r:id="rId35">
        <w:r w:rsidDel="00000000" w:rsidR="00000000" w:rsidRPr="00000000">
          <w:rPr>
            <w:color w:val="009384"/>
            <w:rtl w:val="0"/>
          </w:rPr>
          <w:t xml:space="preserve">Instructions to Applicants</w:t>
        </w:r>
      </w:hyperlink>
      <w:r w:rsidDel="00000000" w:rsidR="00000000" w:rsidRPr="00000000">
        <w:rPr>
          <w:rtl w:val="0"/>
        </w:rPr>
        <w:t xml:space="preserve"> for details on the specific requirements for proposal submission.</w:t>
      </w:r>
    </w:p>
    <w:p w:rsidR="00000000" w:rsidDel="00000000" w:rsidP="00000000" w:rsidRDefault="00000000" w:rsidRPr="00000000" w14:paraId="000000C9">
      <w:pPr>
        <w:ind w:right="-2"/>
        <w:jc w:val="both"/>
        <w:rPr/>
      </w:pPr>
      <w:r w:rsidDel="00000000" w:rsidR="00000000" w:rsidRPr="00000000">
        <w:rPr>
          <w:rtl w:val="0"/>
        </w:rPr>
      </w:r>
    </w:p>
    <w:p w:rsidR="00000000" w:rsidDel="00000000" w:rsidP="00000000" w:rsidRDefault="00000000" w:rsidRPr="00000000" w14:paraId="000000CA">
      <w:pPr>
        <w:pStyle w:val="Heading2"/>
        <w:numPr>
          <w:ilvl w:val="1"/>
          <w:numId w:val="22"/>
        </w:numPr>
        <w:ind w:left="630" w:right="-2" w:hanging="270"/>
        <w:jc w:val="both"/>
        <w:rPr/>
      </w:pPr>
      <w:bookmarkStart w:colFirst="0" w:colLast="0" w:name="_heading=h.8gusuzqbkmbr" w:id="28"/>
      <w:bookmarkEnd w:id="28"/>
      <w:r w:rsidDel="00000000" w:rsidR="00000000" w:rsidRPr="00000000">
        <w:rPr>
          <w:rtl w:val="0"/>
        </w:rPr>
        <w:t xml:space="preserve">Type of legal instrument</w:t>
      </w:r>
    </w:p>
    <w:p w:rsidR="00000000" w:rsidDel="00000000" w:rsidP="00000000" w:rsidRDefault="00000000" w:rsidRPr="00000000" w14:paraId="000000CB">
      <w:pPr>
        <w:widowControl w:val="0"/>
        <w:ind w:right="-2"/>
        <w:jc w:val="both"/>
        <w:rPr/>
      </w:pPr>
      <w:r w:rsidDel="00000000" w:rsidR="00000000" w:rsidRPr="00000000">
        <w:rPr>
          <w:rtl w:val="0"/>
        </w:rPr>
        <w:t xml:space="preserve">The applicable legal instrument(s)</w:t>
      </w:r>
      <w:r w:rsidDel="00000000" w:rsidR="00000000" w:rsidRPr="00000000">
        <w:rPr>
          <w:vertAlign w:val="superscript"/>
        </w:rPr>
        <w:footnoteReference w:customMarkFollows="0" w:id="5"/>
      </w:r>
      <w:r w:rsidDel="00000000" w:rsidR="00000000" w:rsidRPr="00000000">
        <w:rPr>
          <w:rtl w:val="0"/>
        </w:rPr>
        <w:t xml:space="preserve"> are identified hereunder. A template is provided with this Call for Proposals for reference. The agreement will be entered into directly with UNOPS.</w:t>
      </w:r>
    </w:p>
    <w:p w:rsidR="00000000" w:rsidDel="00000000" w:rsidP="00000000" w:rsidRDefault="00000000" w:rsidRPr="00000000" w14:paraId="000000CC">
      <w:pPr>
        <w:widowControl w:val="0"/>
        <w:numPr>
          <w:ilvl w:val="0"/>
          <w:numId w:val="9"/>
        </w:numPr>
        <w:spacing w:after="0" w:lineRule="auto"/>
        <w:ind w:left="270" w:right="-2" w:hanging="180"/>
        <w:jc w:val="both"/>
        <w:rPr/>
      </w:pPr>
      <w:r w:rsidDel="00000000" w:rsidR="00000000" w:rsidRPr="00000000">
        <w:rPr>
          <w:rtl w:val="0"/>
        </w:rPr>
        <w:t xml:space="preserve">Grant Support Agreement</w:t>
      </w:r>
    </w:p>
    <w:p w:rsidR="00000000" w:rsidDel="00000000" w:rsidP="00000000" w:rsidRDefault="00000000" w:rsidRPr="00000000" w14:paraId="000000CD">
      <w:pPr>
        <w:widowControl w:val="0"/>
        <w:numPr>
          <w:ilvl w:val="0"/>
          <w:numId w:val="9"/>
        </w:numPr>
        <w:spacing w:after="0" w:lineRule="auto"/>
        <w:ind w:left="270" w:right="-2" w:hanging="180"/>
        <w:jc w:val="both"/>
        <w:rPr/>
      </w:pPr>
      <w:r w:rsidDel="00000000" w:rsidR="00000000" w:rsidRPr="00000000">
        <w:rPr>
          <w:rtl w:val="0"/>
        </w:rPr>
        <w:t xml:space="preserve">UN2UN Agreement</w:t>
      </w:r>
      <w:r w:rsidDel="00000000" w:rsidR="00000000" w:rsidRPr="00000000">
        <w:rPr>
          <w:vertAlign w:val="superscript"/>
        </w:rPr>
        <w:footnoteReference w:customMarkFollows="0" w:id="6"/>
      </w:r>
      <w:r w:rsidDel="00000000" w:rsidR="00000000" w:rsidRPr="00000000">
        <w:rPr>
          <w:rtl w:val="0"/>
        </w:rPr>
        <w:t xml:space="preserve"> </w:t>
      </w:r>
    </w:p>
    <w:p w:rsidR="00000000" w:rsidDel="00000000" w:rsidP="00000000" w:rsidRDefault="00000000" w:rsidRPr="00000000" w14:paraId="000000CE">
      <w:pPr>
        <w:widowControl w:val="0"/>
        <w:spacing w:after="0" w:lineRule="auto"/>
        <w:ind w:left="720" w:right="-2" w:firstLine="0"/>
        <w:jc w:val="both"/>
        <w:rPr/>
      </w:pPr>
      <w:r w:rsidDel="00000000" w:rsidR="00000000" w:rsidRPr="00000000">
        <w:rPr>
          <w:rtl w:val="0"/>
        </w:rPr>
      </w:r>
    </w:p>
    <w:p w:rsidR="00000000" w:rsidDel="00000000" w:rsidP="00000000" w:rsidRDefault="00000000" w:rsidRPr="00000000" w14:paraId="000000CF">
      <w:pPr>
        <w:widowControl w:val="0"/>
        <w:spacing w:after="0" w:lineRule="auto"/>
        <w:ind w:left="720" w:right="-2" w:firstLine="0"/>
        <w:jc w:val="both"/>
        <w:rPr/>
      </w:pPr>
      <w:r w:rsidDel="00000000" w:rsidR="00000000" w:rsidRPr="00000000">
        <w:rPr>
          <w:rtl w:val="0"/>
        </w:rPr>
      </w:r>
    </w:p>
    <w:p w:rsidR="00000000" w:rsidDel="00000000" w:rsidP="00000000" w:rsidRDefault="00000000" w:rsidRPr="00000000" w14:paraId="000000D0">
      <w:pPr>
        <w:pStyle w:val="Heading2"/>
        <w:numPr>
          <w:ilvl w:val="1"/>
          <w:numId w:val="22"/>
        </w:numPr>
        <w:ind w:left="630" w:right="-2" w:hanging="270"/>
        <w:jc w:val="both"/>
        <w:rPr/>
      </w:pPr>
      <w:bookmarkStart w:colFirst="0" w:colLast="0" w:name="_heading=h.obhc1l56v594" w:id="29"/>
      <w:bookmarkEnd w:id="29"/>
      <w:r w:rsidDel="00000000" w:rsidR="00000000" w:rsidRPr="00000000">
        <w:rPr>
          <w:rtl w:val="0"/>
        </w:rPr>
        <w:t xml:space="preserve">Contact information and requests for clarification</w:t>
      </w:r>
    </w:p>
    <w:p w:rsidR="00000000" w:rsidDel="00000000" w:rsidP="00000000" w:rsidRDefault="00000000" w:rsidRPr="00000000" w14:paraId="000000D1">
      <w:pPr>
        <w:ind w:right="-2"/>
        <w:jc w:val="both"/>
        <w:rPr>
          <w:sz w:val="2"/>
          <w:szCs w:val="2"/>
        </w:rPr>
      </w:pPr>
      <w:r w:rsidDel="00000000" w:rsidR="00000000" w:rsidRPr="00000000">
        <w:rPr>
          <w:rtl w:val="0"/>
        </w:rPr>
        <w:t xml:space="preserve">All correspondence, notifications and requests for clarifications in relation to this Call for Proposals shall be sent to:</w:t>
      </w:r>
      <w:r w:rsidDel="00000000" w:rsidR="00000000" w:rsidRPr="00000000">
        <w:rPr>
          <w:rtl w:val="0"/>
        </w:rPr>
      </w:r>
    </w:p>
    <w:tbl>
      <w:tblPr>
        <w:tblStyle w:val="Table4"/>
        <w:tblW w:w="6495.0" w:type="dxa"/>
        <w:jc w:val="left"/>
        <w:tblInd w:w="90.0" w:type="dxa"/>
        <w:tblBorders>
          <w:top w:color="006258" w:space="0" w:sz="8" w:val="single"/>
          <w:left w:color="006258" w:space="0" w:sz="8" w:val="single"/>
          <w:bottom w:color="006258" w:space="0" w:sz="8" w:val="single"/>
          <w:right w:color="006258" w:space="0" w:sz="8" w:val="single"/>
          <w:insideH w:color="006258" w:space="0" w:sz="8" w:val="single"/>
          <w:insideV w:color="006258" w:space="0" w:sz="8" w:val="single"/>
        </w:tblBorders>
        <w:tblLayout w:type="fixed"/>
        <w:tblLook w:val="0600"/>
      </w:tblPr>
      <w:tblGrid>
        <w:gridCol w:w="1110"/>
        <w:gridCol w:w="5385"/>
        <w:tblGridChange w:id="0">
          <w:tblGrid>
            <w:gridCol w:w="1110"/>
            <w:gridCol w:w="5385"/>
          </w:tblGrid>
        </w:tblGridChange>
      </w:tblGrid>
      <w:tr>
        <w:trPr>
          <w:cantSplit w:val="0"/>
          <w:trHeight w:val="391" w:hRule="atLeast"/>
          <w:tblHeader w:val="0"/>
        </w:trPr>
        <w:tc>
          <w:tcPr>
            <w:tcBorders>
              <w:top w:color="006258" w:space="0" w:sz="8" w:val="single"/>
              <w:left w:color="006258" w:space="0" w:sz="8" w:val="single"/>
            </w:tcBorders>
            <w:shd w:fill="efefef" w:val="clear"/>
            <w:tcMar>
              <w:top w:w="100.0" w:type="dxa"/>
              <w:left w:w="100.0" w:type="dxa"/>
              <w:bottom w:w="100.0" w:type="dxa"/>
              <w:right w:w="100.0" w:type="dxa"/>
            </w:tcMar>
          </w:tcPr>
          <w:p w:rsidR="00000000" w:rsidDel="00000000" w:rsidP="00000000" w:rsidRDefault="00000000" w:rsidRPr="00000000" w14:paraId="000000D2">
            <w:pPr>
              <w:spacing w:after="0" w:lineRule="auto"/>
              <w:ind w:right="-90"/>
              <w:rPr>
                <w:b w:val="1"/>
                <w:bCs w:val="1"/>
                <w:color w:val="004976"/>
              </w:rPr>
            </w:pPr>
            <w:r w:rsidDel="00000000" w:rsidR="00000000" w:rsidRPr="00000000">
              <w:rPr>
                <w:b w:val="1"/>
                <w:bCs w:val="1"/>
                <w:color w:val="004976"/>
                <w:rtl w:val="0"/>
              </w:rPr>
              <w:t xml:space="preserve">Name</w:t>
            </w:r>
          </w:p>
        </w:tc>
        <w:tc>
          <w:tcPr>
            <w:tcBorders>
              <w:top w:color="006258" w:space="0" w:sz="8" w:val="single"/>
              <w:bottom w:color="006258" w:space="0" w:sz="8" w:val="dotted"/>
              <w:right w:color="006258" w:space="0" w:sz="8" w:val="single"/>
            </w:tcBorders>
            <w:tcMar>
              <w:top w:w="100.0" w:type="dxa"/>
              <w:left w:w="100.0" w:type="dxa"/>
              <w:bottom w:w="100.0" w:type="dxa"/>
              <w:right w:w="100.0" w:type="dxa"/>
            </w:tcMar>
          </w:tcPr>
          <w:p w:rsidR="00000000" w:rsidDel="00000000" w:rsidP="00000000" w:rsidRDefault="00000000" w:rsidRPr="00000000" w14:paraId="000000D3">
            <w:pPr>
              <w:spacing w:after="0" w:line="240" w:lineRule="auto"/>
              <w:ind w:right="45"/>
              <w:rPr/>
            </w:pPr>
            <w:r w:rsidDel="00000000" w:rsidR="00000000" w:rsidRPr="00000000">
              <w:rPr>
                <w:rtl w:val="0"/>
              </w:rPr>
              <w:t xml:space="preserve">Santiago Network Secretariat</w:t>
            </w:r>
          </w:p>
        </w:tc>
      </w:tr>
      <w:tr>
        <w:trPr>
          <w:cantSplit w:val="0"/>
          <w:trHeight w:val="377" w:hRule="atLeast"/>
          <w:tblHeader w:val="0"/>
        </w:trPr>
        <w:tc>
          <w:tcPr>
            <w:tcBorders>
              <w:left w:color="006258" w:space="0" w:sz="8" w:val="single"/>
            </w:tcBorders>
            <w:shd w:fill="efefef" w:val="clear"/>
            <w:tcMar>
              <w:top w:w="100.0" w:type="dxa"/>
              <w:left w:w="100.0" w:type="dxa"/>
              <w:bottom w:w="100.0" w:type="dxa"/>
              <w:right w:w="100.0" w:type="dxa"/>
            </w:tcMar>
          </w:tcPr>
          <w:p w:rsidR="00000000" w:rsidDel="00000000" w:rsidP="00000000" w:rsidRDefault="00000000" w:rsidRPr="00000000" w14:paraId="000000D4">
            <w:pPr>
              <w:spacing w:after="0" w:lineRule="auto"/>
              <w:ind w:right="-90"/>
              <w:rPr>
                <w:b w:val="1"/>
                <w:bCs w:val="1"/>
                <w:color w:val="004976"/>
              </w:rPr>
            </w:pPr>
            <w:r w:rsidDel="00000000" w:rsidR="00000000" w:rsidRPr="00000000">
              <w:rPr>
                <w:b w:val="1"/>
                <w:bCs w:val="1"/>
                <w:color w:val="004976"/>
                <w:rtl w:val="0"/>
              </w:rPr>
              <w:t xml:space="preserve">Title</w:t>
            </w:r>
          </w:p>
        </w:tc>
        <w:tc>
          <w:tcPr>
            <w:tcBorders>
              <w:top w:color="006258" w:space="0" w:sz="8" w:val="dotted"/>
              <w:bottom w:color="006258" w:space="0" w:sz="8" w:val="dotted"/>
              <w:right w:color="006258" w:space="0" w:sz="8" w:val="single"/>
            </w:tcBorders>
            <w:tcMar>
              <w:top w:w="100.0" w:type="dxa"/>
              <w:left w:w="100.0" w:type="dxa"/>
              <w:bottom w:w="100.0" w:type="dxa"/>
              <w:right w:w="100.0" w:type="dxa"/>
            </w:tcMar>
          </w:tcPr>
          <w:p w:rsidR="00000000" w:rsidDel="00000000" w:rsidP="00000000" w:rsidRDefault="00000000" w:rsidRPr="00000000" w14:paraId="000000D5">
            <w:pPr>
              <w:spacing w:after="0" w:line="240" w:lineRule="auto"/>
              <w:ind w:right="45"/>
              <w:rPr/>
            </w:pPr>
            <w:r w:rsidDel="00000000" w:rsidR="00000000" w:rsidRPr="00000000">
              <w:rPr>
                <w:rtl w:val="0"/>
              </w:rPr>
              <w:t xml:space="preserve">N/A</w:t>
            </w:r>
          </w:p>
        </w:tc>
      </w:tr>
      <w:tr>
        <w:trPr>
          <w:cantSplit w:val="0"/>
          <w:trHeight w:val="391" w:hRule="atLeast"/>
          <w:tblHeader w:val="0"/>
        </w:trPr>
        <w:tc>
          <w:tcPr>
            <w:tcBorders>
              <w:left w:color="006258" w:space="0" w:sz="8" w:val="single"/>
              <w:bottom w:color="006258" w:space="0" w:sz="8" w:val="single"/>
            </w:tcBorders>
            <w:shd w:fill="efefef" w:val="clear"/>
            <w:tcMar>
              <w:top w:w="100.0" w:type="dxa"/>
              <w:left w:w="100.0" w:type="dxa"/>
              <w:bottom w:w="100.0" w:type="dxa"/>
              <w:right w:w="100.0" w:type="dxa"/>
            </w:tcMar>
          </w:tcPr>
          <w:p w:rsidR="00000000" w:rsidDel="00000000" w:rsidP="00000000" w:rsidRDefault="00000000" w:rsidRPr="00000000" w14:paraId="000000D6">
            <w:pPr>
              <w:spacing w:after="0" w:lineRule="auto"/>
              <w:ind w:right="-90"/>
              <w:rPr>
                <w:b w:val="1"/>
                <w:bCs w:val="1"/>
                <w:color w:val="004976"/>
              </w:rPr>
            </w:pPr>
            <w:r w:rsidDel="00000000" w:rsidR="00000000" w:rsidRPr="00000000">
              <w:rPr>
                <w:b w:val="1"/>
                <w:bCs w:val="1"/>
                <w:color w:val="004976"/>
                <w:rtl w:val="0"/>
              </w:rPr>
              <w:t xml:space="preserve">Email</w:t>
            </w:r>
          </w:p>
        </w:tc>
        <w:tc>
          <w:tcPr>
            <w:tcBorders>
              <w:top w:color="006258" w:space="0" w:sz="8" w:val="dotted"/>
              <w:bottom w:color="006258" w:space="0" w:sz="8" w:val="single"/>
              <w:right w:color="006258" w:space="0" w:sz="8" w:val="single"/>
            </w:tcBorders>
            <w:tcMar>
              <w:top w:w="100.0" w:type="dxa"/>
              <w:left w:w="100.0" w:type="dxa"/>
              <w:bottom w:w="100.0" w:type="dxa"/>
              <w:right w:w="100.0" w:type="dxa"/>
            </w:tcMar>
          </w:tcPr>
          <w:p w:rsidR="00000000" w:rsidDel="00000000" w:rsidP="00000000" w:rsidRDefault="00000000" w:rsidRPr="00000000" w14:paraId="000000D7">
            <w:pPr>
              <w:spacing w:after="0" w:line="240" w:lineRule="auto"/>
              <w:ind w:right="45"/>
              <w:rPr/>
            </w:pPr>
            <w:r w:rsidDel="00000000" w:rsidR="00000000" w:rsidRPr="00000000">
              <w:rPr>
                <w:rtl w:val="0"/>
              </w:rPr>
              <w:t xml:space="preserve">proposals@santiago-network.org</w:t>
            </w:r>
          </w:p>
        </w:tc>
      </w:tr>
    </w:tbl>
    <w:p w:rsidR="00000000" w:rsidDel="00000000" w:rsidP="00000000" w:rsidRDefault="00000000" w:rsidRPr="00000000" w14:paraId="000000D8">
      <w:pPr>
        <w:spacing w:after="0" w:lineRule="auto"/>
        <w:ind w:right="1110"/>
        <w:rPr/>
      </w:pPr>
      <w:r w:rsidDel="00000000" w:rsidR="00000000" w:rsidRPr="00000000">
        <w:rPr>
          <w:rtl w:val="0"/>
        </w:rPr>
      </w:r>
    </w:p>
    <w:p w:rsidR="00000000" w:rsidDel="00000000" w:rsidP="00000000" w:rsidRDefault="00000000" w:rsidRPr="00000000" w14:paraId="000000D9">
      <w:pPr>
        <w:spacing w:after="0" w:lineRule="auto"/>
        <w:ind w:right="-60"/>
        <w:rPr/>
      </w:pPr>
      <w:r w:rsidDel="00000000" w:rsidR="00000000" w:rsidRPr="00000000">
        <w:rPr>
          <w:rtl w:val="0"/>
        </w:rPr>
        <w:t xml:space="preserve">Requests for clarifications on this call for proposals may be made no later than </w:t>
      </w:r>
      <w:r w:rsidDel="00000000" w:rsidR="00000000" w:rsidRPr="00000000">
        <w:rPr>
          <w:b w:val="1"/>
          <w:bCs w:val="1"/>
          <w:shd w:fill="00ccb8" w:val="clear"/>
          <w:rtl w:val="0"/>
        </w:rPr>
        <w:t xml:space="preserve">XXX XX, 2026</w:t>
      </w:r>
      <w:r w:rsidDel="00000000" w:rsidR="00000000" w:rsidRPr="00000000">
        <w:rPr>
          <w:rtl w:val="0"/>
        </w:rPr>
        <w:t xml:space="preserve"> by sending an email to the contact information above.</w:t>
      </w:r>
    </w:p>
    <w:p w:rsidR="00000000" w:rsidDel="00000000" w:rsidP="00000000" w:rsidRDefault="00000000" w:rsidRPr="00000000" w14:paraId="000000DA">
      <w:pPr>
        <w:pStyle w:val="Heading2"/>
        <w:ind w:left="0" w:firstLine="0"/>
        <w:rPr/>
      </w:pPr>
      <w:bookmarkStart w:colFirst="0" w:colLast="0" w:name="_heading=h.c9i2cxykqrvh" w:id="30"/>
      <w:bookmarkEnd w:id="30"/>
      <w:r w:rsidDel="00000000" w:rsidR="00000000" w:rsidRPr="00000000">
        <w:rPr>
          <w:rtl w:val="0"/>
        </w:rPr>
      </w:r>
    </w:p>
    <w:p w:rsidR="00000000" w:rsidDel="00000000" w:rsidP="00000000" w:rsidRDefault="00000000" w:rsidRPr="00000000" w14:paraId="000000DB">
      <w:pPr>
        <w:pStyle w:val="Heading2"/>
        <w:numPr>
          <w:ilvl w:val="1"/>
          <w:numId w:val="22"/>
        </w:numPr>
        <w:ind w:left="630" w:hanging="270"/>
        <w:rPr/>
      </w:pPr>
      <w:bookmarkStart w:colFirst="0" w:colLast="0" w:name="_heading=h.x7106z31o298" w:id="31"/>
      <w:bookmarkEnd w:id="31"/>
      <w:r w:rsidDel="00000000" w:rsidR="00000000" w:rsidRPr="00000000">
        <w:rPr>
          <w:rtl w:val="0"/>
        </w:rPr>
        <w:t xml:space="preserve">Important dates and deadlines</w:t>
      </w:r>
    </w:p>
    <w:p w:rsidR="00000000" w:rsidDel="00000000" w:rsidP="00000000" w:rsidRDefault="00000000" w:rsidRPr="00000000" w14:paraId="000000DC">
      <w:pPr>
        <w:ind w:right="1110"/>
        <w:rPr/>
      </w:pPr>
      <w:r w:rsidDel="00000000" w:rsidR="00000000" w:rsidRPr="00000000">
        <w:rPr>
          <w:rtl w:val="0"/>
        </w:rPr>
        <w:t xml:space="preserve">The following tables provide the key dates and deadlines about this Call for Proposals.</w:t>
      </w:r>
    </w:p>
    <w:tbl>
      <w:tblPr>
        <w:tblStyle w:val="Table5"/>
        <w:tblW w:w="7710.0" w:type="dxa"/>
        <w:jc w:val="left"/>
        <w:tblInd w:w="4.0" w:type="dxa"/>
        <w:tblBorders>
          <w:top w:color="006258" w:space="0" w:sz="8" w:val="single"/>
          <w:left w:color="006258" w:space="0" w:sz="8" w:val="single"/>
          <w:bottom w:color="006258" w:space="0" w:sz="8" w:val="single"/>
          <w:right w:color="006258" w:space="0" w:sz="8" w:val="single"/>
          <w:insideH w:color="006258" w:space="0" w:sz="8" w:val="single"/>
          <w:insideV w:color="006258" w:space="0" w:sz="8" w:val="single"/>
        </w:tblBorders>
        <w:tblLayout w:type="fixed"/>
        <w:tblLook w:val="0600"/>
      </w:tblPr>
      <w:tblGrid>
        <w:gridCol w:w="3195"/>
        <w:gridCol w:w="1755"/>
        <w:gridCol w:w="900"/>
        <w:gridCol w:w="1860"/>
        <w:tblGridChange w:id="0">
          <w:tblGrid>
            <w:gridCol w:w="3195"/>
            <w:gridCol w:w="1755"/>
            <w:gridCol w:w="900"/>
            <w:gridCol w:w="1860"/>
          </w:tblGrid>
        </w:tblGridChange>
      </w:tblGrid>
      <w:tr>
        <w:trPr>
          <w:cantSplit w:val="0"/>
          <w:trHeight w:val="304" w:hRule="atLeast"/>
          <w:tblHeader w:val="0"/>
        </w:trPr>
        <w:tc>
          <w:tcPr>
            <w:tcBorders>
              <w:top w:color="006258" w:space="0" w:sz="8" w:val="single"/>
              <w:left w:color="006258" w:space="0" w:sz="8" w:val="single"/>
              <w:bottom w:color="006258" w:space="0" w:sz="8" w:val="single"/>
              <w:right w:color="006258" w:space="0" w:sz="8" w:val="single"/>
            </w:tcBorders>
            <w:tcMar>
              <w:top w:w="-620.0" w:type="dxa"/>
              <w:left w:w="-620.0" w:type="dxa"/>
              <w:bottom w:w="-620.0" w:type="dxa"/>
              <w:right w:w="-620.0" w:type="dxa"/>
            </w:tcMar>
            <w:vAlign w:val="bottom"/>
          </w:tcPr>
          <w:p w:rsidR="00000000" w:rsidDel="00000000" w:rsidP="00000000" w:rsidRDefault="00000000" w:rsidRPr="00000000" w14:paraId="000000DD">
            <w:pPr>
              <w:spacing w:after="100" w:before="100" w:lineRule="auto"/>
              <w:ind w:right="1215"/>
              <w:rPr>
                <w:b w:val="1"/>
                <w:bCs w:val="1"/>
                <w:highlight w:val="yellow"/>
              </w:rPr>
            </w:pPr>
            <w:r w:rsidDel="00000000" w:rsidR="00000000" w:rsidRPr="00000000">
              <w:rPr>
                <w:rtl w:val="0"/>
              </w:rPr>
            </w:r>
          </w:p>
        </w:tc>
        <w:tc>
          <w:tcPr>
            <w:tcBorders>
              <w:top w:color="006258" w:space="0" w:sz="8" w:val="single"/>
              <w:left w:color="006258" w:space="0" w:sz="8" w:val="single"/>
              <w:bottom w:color="006258" w:space="0" w:sz="8" w:val="single"/>
              <w:right w:color="006258" w:space="0" w:sz="8" w:val="single"/>
            </w:tcBorders>
            <w:tcMar>
              <w:top w:w="99.0" w:type="dxa"/>
              <w:left w:w="99.0" w:type="dxa"/>
              <w:bottom w:w="99.0" w:type="dxa"/>
              <w:right w:w="99.0" w:type="dxa"/>
            </w:tcMar>
            <w:vAlign w:val="bottom"/>
          </w:tcPr>
          <w:p w:rsidR="00000000" w:rsidDel="00000000" w:rsidP="00000000" w:rsidRDefault="00000000" w:rsidRPr="00000000" w14:paraId="000000DE">
            <w:pPr>
              <w:widowControl w:val="0"/>
              <w:spacing w:after="0" w:line="48" w:lineRule="auto"/>
              <w:ind w:right="0"/>
              <w:rPr>
                <w:rFonts w:ascii="Arial Black" w:cs="Arial Black" w:eastAsia="Arial Black" w:hAnsi="Arial Black"/>
                <w:i w:val="1"/>
                <w:iCs w:val="1"/>
                <w:color w:val="006258"/>
              </w:rPr>
            </w:pPr>
            <w:r w:rsidDel="00000000" w:rsidR="00000000" w:rsidRPr="00000000">
              <w:rPr>
                <w:rFonts w:ascii="Arial Black" w:cs="Arial Black" w:eastAsia="Arial Black" w:hAnsi="Arial Black"/>
                <w:color w:val="006258"/>
                <w:rtl w:val="0"/>
              </w:rPr>
              <w:t xml:space="preserve">Date</w:t>
            </w:r>
            <w:r w:rsidDel="00000000" w:rsidR="00000000" w:rsidRPr="00000000">
              <w:rPr>
                <w:rtl w:val="0"/>
              </w:rPr>
            </w:r>
          </w:p>
        </w:tc>
        <w:tc>
          <w:tcPr>
            <w:tcBorders>
              <w:top w:color="006258" w:space="0" w:sz="8" w:val="single"/>
              <w:left w:color="006258" w:space="0" w:sz="8" w:val="single"/>
              <w:bottom w:color="006258" w:space="0" w:sz="8" w:val="single"/>
              <w:right w:color="006258" w:space="0" w:sz="8" w:val="single"/>
            </w:tcBorders>
            <w:tcMar>
              <w:top w:w="99.0" w:type="dxa"/>
              <w:left w:w="99.0" w:type="dxa"/>
              <w:bottom w:w="99.0" w:type="dxa"/>
              <w:right w:w="99.0" w:type="dxa"/>
            </w:tcMar>
            <w:vAlign w:val="bottom"/>
          </w:tcPr>
          <w:p w:rsidR="00000000" w:rsidDel="00000000" w:rsidP="00000000" w:rsidRDefault="00000000" w:rsidRPr="00000000" w14:paraId="000000DF">
            <w:pPr>
              <w:widowControl w:val="0"/>
              <w:spacing w:after="0" w:line="48" w:lineRule="auto"/>
              <w:ind w:right="0"/>
              <w:rPr>
                <w:rFonts w:ascii="Arial Black" w:cs="Arial Black" w:eastAsia="Arial Black" w:hAnsi="Arial Black"/>
                <w:i w:val="1"/>
                <w:iCs w:val="1"/>
                <w:color w:val="006258"/>
              </w:rPr>
            </w:pPr>
            <w:r w:rsidDel="00000000" w:rsidR="00000000" w:rsidRPr="00000000">
              <w:rPr>
                <w:rFonts w:ascii="Arial Black" w:cs="Arial Black" w:eastAsia="Arial Black" w:hAnsi="Arial Black"/>
                <w:color w:val="006258"/>
                <w:rtl w:val="0"/>
              </w:rPr>
              <w:t xml:space="preserve">Time </w:t>
            </w:r>
            <w:r w:rsidDel="00000000" w:rsidR="00000000" w:rsidRPr="00000000">
              <w:rPr>
                <w:rtl w:val="0"/>
              </w:rPr>
            </w:r>
          </w:p>
        </w:tc>
        <w:tc>
          <w:tcPr>
            <w:tcBorders>
              <w:top w:color="006258" w:space="0" w:sz="8" w:val="single"/>
              <w:left w:color="006258" w:space="0" w:sz="8" w:val="single"/>
              <w:bottom w:color="006258" w:space="0" w:sz="8" w:val="single"/>
              <w:right w:color="006258" w:space="0" w:sz="8" w:val="single"/>
            </w:tcBorders>
            <w:tcMar>
              <w:top w:w="99.0" w:type="dxa"/>
              <w:left w:w="99.0" w:type="dxa"/>
              <w:bottom w:w="99.0" w:type="dxa"/>
              <w:right w:w="99.0" w:type="dxa"/>
            </w:tcMar>
            <w:vAlign w:val="bottom"/>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0" w:line="48" w:lineRule="auto"/>
              <w:ind w:right="0"/>
              <w:rPr>
                <w:rFonts w:ascii="Arial Black" w:cs="Arial Black" w:eastAsia="Arial Black" w:hAnsi="Arial Black"/>
                <w:color w:val="006258"/>
              </w:rPr>
            </w:pPr>
            <w:r w:rsidDel="00000000" w:rsidR="00000000" w:rsidRPr="00000000">
              <w:rPr>
                <w:rFonts w:ascii="Arial Black" w:cs="Arial Black" w:eastAsia="Arial Black" w:hAnsi="Arial Black"/>
                <w:color w:val="006258"/>
                <w:rtl w:val="0"/>
              </w:rPr>
              <w:t xml:space="preserve">Timezone</w:t>
            </w:r>
          </w:p>
        </w:tc>
      </w:tr>
      <w:tr>
        <w:trPr>
          <w:cantSplit w:val="0"/>
          <w:trHeight w:val="404" w:hRule="atLeast"/>
          <w:tblHeader w:val="0"/>
        </w:trPr>
        <w:tc>
          <w:tcPr>
            <w:tcBorders>
              <w:top w:color="006258" w:space="0" w:sz="8" w:val="dotted"/>
              <w:left w:color="006258" w:space="0" w:sz="8" w:val="single"/>
              <w:bottom w:color="006258" w:space="0" w:sz="8" w:val="dotted"/>
              <w:right w:color="006258" w:space="0" w:sz="8" w:val="single"/>
            </w:tcBorders>
            <w:shd w:fill="efefef" w:val="clear"/>
            <w:tcMar>
              <w:top w:w="-1484.0" w:type="dxa"/>
              <w:left w:w="-1484.0" w:type="dxa"/>
              <w:bottom w:w="-1484.0" w:type="dxa"/>
              <w:right w:w="-1484.0" w:type="dxa"/>
            </w:tcMar>
            <w:vAlign w:val="center"/>
          </w:tcPr>
          <w:p w:rsidR="00000000" w:rsidDel="00000000" w:rsidP="00000000" w:rsidRDefault="00000000" w:rsidRPr="00000000" w14:paraId="000000E1">
            <w:pPr>
              <w:pStyle w:val="Heading3"/>
              <w:spacing w:line="240" w:lineRule="auto"/>
              <w:ind w:left="90" w:right="105" w:firstLine="0"/>
              <w:rPr/>
            </w:pPr>
            <w:bookmarkStart w:colFirst="0" w:colLast="0" w:name="_heading=h.l4qmi5i3wppe" w:id="32"/>
            <w:bookmarkEnd w:id="32"/>
            <w:r w:rsidDel="00000000" w:rsidR="00000000" w:rsidRPr="00000000">
              <w:rPr>
                <w:rtl w:val="0"/>
              </w:rPr>
              <w:t xml:space="preserve">Request for clarification</w:t>
            </w:r>
          </w:p>
        </w:tc>
        <w:tc>
          <w:tcPr>
            <w:tcBorders>
              <w:top w:color="006258" w:space="0" w:sz="8" w:val="dotted"/>
              <w:left w:color="006258" w:space="0" w:sz="8" w:val="single"/>
              <w:bottom w:color="006258" w:space="0" w:sz="8" w:val="dotted"/>
              <w:right w:color="006258" w:space="0" w:sz="8" w:val="single"/>
            </w:tcBorders>
            <w:tcMar>
              <w:top w:w="-908.0" w:type="dxa"/>
              <w:left w:w="-908.0" w:type="dxa"/>
              <w:bottom w:w="-908.0" w:type="dxa"/>
              <w:right w:w="-908.0" w:type="dxa"/>
            </w:tcMar>
            <w:vAlign w:val="center"/>
          </w:tcPr>
          <w:p w:rsidR="00000000" w:rsidDel="00000000" w:rsidP="00000000" w:rsidRDefault="00000000" w:rsidRPr="00000000" w14:paraId="000000E2">
            <w:pPr>
              <w:widowControl w:val="0"/>
              <w:spacing w:after="0" w:line="240" w:lineRule="auto"/>
              <w:ind w:right="0"/>
              <w:jc w:val="center"/>
              <w:rPr>
                <w:b w:val="1"/>
                <w:bCs w:val="1"/>
                <w:shd w:fill="00ccb8" w:val="clear"/>
              </w:rPr>
            </w:pPr>
            <w:r w:rsidDel="00000000" w:rsidR="00000000" w:rsidRPr="00000000">
              <w:rPr>
                <w:b w:val="1"/>
                <w:bCs w:val="1"/>
                <w:shd w:fill="00ccb8" w:val="clear"/>
                <w:rtl w:val="0"/>
              </w:rPr>
              <w:t xml:space="preserve">XXX XX, 2026</w:t>
            </w:r>
          </w:p>
        </w:tc>
        <w:tc>
          <w:tcPr>
            <w:tcBorders>
              <w:top w:color="006258" w:space="0" w:sz="8" w:val="dotted"/>
              <w:left w:color="006258" w:space="0" w:sz="8" w:val="single"/>
              <w:bottom w:color="006258" w:space="0" w:sz="8" w:val="dotted"/>
              <w:right w:color="006258" w:space="0" w:sz="8" w:val="single"/>
            </w:tcBorders>
            <w:shd w:fill="ffffff" w:val="clear"/>
            <w:tcMar>
              <w:top w:w="-188.0" w:type="dxa"/>
              <w:left w:w="-188.0" w:type="dxa"/>
              <w:bottom w:w="-188.0" w:type="dxa"/>
              <w:right w:w="-188.0" w:type="dxa"/>
            </w:tcMar>
            <w:vAlign w:val="center"/>
          </w:tcPr>
          <w:p w:rsidR="00000000" w:rsidDel="00000000" w:rsidP="00000000" w:rsidRDefault="00000000" w:rsidRPr="00000000" w14:paraId="000000E3">
            <w:pPr>
              <w:spacing w:after="0" w:line="240" w:lineRule="auto"/>
              <w:ind w:left="90" w:right="-75" w:firstLine="0"/>
              <w:rPr>
                <w:shd w:fill="d9d9d9" w:val="clear"/>
              </w:rPr>
            </w:pPr>
            <w:r w:rsidDel="00000000" w:rsidR="00000000" w:rsidRPr="00000000">
              <w:rPr>
                <w:shd w:fill="d9d9d9" w:val="clear"/>
                <w:rtl w:val="0"/>
              </w:rPr>
              <w:t xml:space="preserve">[23:59]</w:t>
            </w:r>
          </w:p>
        </w:tc>
        <w:tc>
          <w:tcPr>
            <w:tcBorders>
              <w:top w:color="006258" w:space="0" w:sz="8" w:val="dotted"/>
              <w:left w:color="006258" w:space="0" w:sz="8" w:val="single"/>
              <w:bottom w:color="006258" w:space="0" w:sz="8" w:val="dotted"/>
              <w:right w:color="006258" w:space="0" w:sz="8" w:val="single"/>
            </w:tcBorders>
            <w:tcMar>
              <w:top w:w="-188.0" w:type="dxa"/>
              <w:left w:w="-188.0" w:type="dxa"/>
              <w:bottom w:w="-188.0" w:type="dxa"/>
              <w:right w:w="-188.0" w:type="dxa"/>
            </w:tcMar>
            <w:vAlign w:val="center"/>
          </w:tcPr>
          <w:p w:rsidR="00000000" w:rsidDel="00000000" w:rsidP="00000000" w:rsidRDefault="00000000" w:rsidRPr="00000000" w14:paraId="000000E4">
            <w:pPr>
              <w:spacing w:after="0" w:line="240" w:lineRule="auto"/>
              <w:ind w:left="90" w:right="225" w:firstLine="0"/>
              <w:rPr>
                <w:shd w:fill="d9d9d9" w:val="clear"/>
              </w:rPr>
            </w:pPr>
            <w:r w:rsidDel="00000000" w:rsidR="00000000" w:rsidRPr="00000000">
              <w:rPr>
                <w:shd w:fill="d9d9d9" w:val="clear"/>
                <w:rtl w:val="0"/>
              </w:rPr>
              <w:t xml:space="preserve">[GMT]</w:t>
            </w:r>
          </w:p>
        </w:tc>
      </w:tr>
      <w:tr>
        <w:trPr>
          <w:cantSplit w:val="0"/>
          <w:trHeight w:val="404" w:hRule="atLeast"/>
          <w:tblHeader w:val="0"/>
        </w:trPr>
        <w:tc>
          <w:tcPr>
            <w:tcBorders>
              <w:top w:color="006258" w:space="0" w:sz="8" w:val="dotted"/>
              <w:left w:color="006258" w:space="0" w:sz="8" w:val="single"/>
              <w:bottom w:color="006258" w:space="0" w:sz="8" w:val="dotted"/>
              <w:right w:color="006258" w:space="0" w:sz="8" w:val="single"/>
            </w:tcBorders>
            <w:shd w:fill="efefef" w:val="clear"/>
            <w:tcMar>
              <w:top w:w="-1484.0" w:type="dxa"/>
              <w:left w:w="-1484.0" w:type="dxa"/>
              <w:bottom w:w="-1484.0" w:type="dxa"/>
              <w:right w:w="-1484.0" w:type="dxa"/>
            </w:tcMar>
            <w:vAlign w:val="center"/>
          </w:tcPr>
          <w:p w:rsidR="00000000" w:rsidDel="00000000" w:rsidP="00000000" w:rsidRDefault="00000000" w:rsidRPr="00000000" w14:paraId="000000E5">
            <w:pPr>
              <w:pStyle w:val="Heading3"/>
              <w:spacing w:line="240" w:lineRule="auto"/>
              <w:ind w:left="90" w:right="30" w:firstLine="0"/>
              <w:rPr/>
            </w:pPr>
            <w:bookmarkStart w:colFirst="0" w:colLast="0" w:name="_heading=h.726ivbwiwhfe" w:id="33"/>
            <w:bookmarkEnd w:id="33"/>
            <w:r w:rsidDel="00000000" w:rsidR="00000000" w:rsidRPr="00000000">
              <w:rPr>
                <w:rtl w:val="0"/>
              </w:rPr>
              <w:t xml:space="preserve">Submission of proposals</w:t>
            </w:r>
          </w:p>
        </w:tc>
        <w:tc>
          <w:tcPr>
            <w:tcBorders>
              <w:top w:color="006258" w:space="0" w:sz="8" w:val="dotted"/>
              <w:left w:color="006258" w:space="0" w:sz="8" w:val="single"/>
              <w:bottom w:color="006258" w:space="0" w:sz="8" w:val="dotted"/>
              <w:right w:color="006258" w:space="0" w:sz="8" w:val="single"/>
            </w:tcBorders>
            <w:tcMar>
              <w:top w:w="-908.0" w:type="dxa"/>
              <w:left w:w="-908.0" w:type="dxa"/>
              <w:bottom w:w="-908.0" w:type="dxa"/>
              <w:right w:w="-908.0" w:type="dxa"/>
            </w:tcMar>
            <w:vAlign w:val="center"/>
          </w:tcPr>
          <w:p w:rsidR="00000000" w:rsidDel="00000000" w:rsidP="00000000" w:rsidRDefault="00000000" w:rsidRPr="00000000" w14:paraId="000000E6">
            <w:pPr>
              <w:widowControl w:val="0"/>
              <w:spacing w:after="0" w:lineRule="auto"/>
              <w:ind w:right="0"/>
              <w:jc w:val="center"/>
              <w:rPr>
                <w:highlight w:val="yellow"/>
              </w:rPr>
            </w:pPr>
            <w:r w:rsidDel="00000000" w:rsidR="00000000" w:rsidRPr="00000000">
              <w:rPr>
                <w:b w:val="1"/>
                <w:bCs w:val="1"/>
                <w:shd w:fill="00ccb8" w:val="clear"/>
                <w:rtl w:val="0"/>
              </w:rPr>
              <w:t xml:space="preserve">XXX XX, 2026</w:t>
            </w:r>
            <w:r w:rsidDel="00000000" w:rsidR="00000000" w:rsidRPr="00000000">
              <w:rPr>
                <w:rtl w:val="0"/>
              </w:rPr>
            </w:r>
          </w:p>
        </w:tc>
        <w:tc>
          <w:tcPr>
            <w:tcBorders>
              <w:top w:color="006258" w:space="0" w:sz="8" w:val="dotted"/>
              <w:left w:color="006258" w:space="0" w:sz="8" w:val="single"/>
              <w:bottom w:color="006258" w:space="0" w:sz="8" w:val="dotted"/>
              <w:right w:color="006258" w:space="0" w:sz="8" w:val="single"/>
            </w:tcBorders>
            <w:shd w:fill="ffffff" w:val="clear"/>
            <w:tcMar>
              <w:top w:w="-188.0" w:type="dxa"/>
              <w:left w:w="-188.0" w:type="dxa"/>
              <w:bottom w:w="-188.0" w:type="dxa"/>
              <w:right w:w="-188.0" w:type="dxa"/>
            </w:tcMar>
            <w:vAlign w:val="center"/>
          </w:tcPr>
          <w:p w:rsidR="00000000" w:rsidDel="00000000" w:rsidP="00000000" w:rsidRDefault="00000000" w:rsidRPr="00000000" w14:paraId="000000E7">
            <w:pPr>
              <w:spacing w:after="0" w:line="240" w:lineRule="auto"/>
              <w:ind w:left="90" w:right="-75" w:firstLine="0"/>
              <w:rPr>
                <w:shd w:fill="d9d9d9" w:val="clear"/>
              </w:rPr>
            </w:pPr>
            <w:r w:rsidDel="00000000" w:rsidR="00000000" w:rsidRPr="00000000">
              <w:rPr>
                <w:shd w:fill="d9d9d9" w:val="clear"/>
                <w:rtl w:val="0"/>
              </w:rPr>
              <w:t xml:space="preserve">[23:59]</w:t>
            </w:r>
          </w:p>
        </w:tc>
        <w:tc>
          <w:tcPr>
            <w:tcBorders>
              <w:top w:color="006258" w:space="0" w:sz="8" w:val="dotted"/>
              <w:left w:color="006258" w:space="0" w:sz="8" w:val="single"/>
              <w:bottom w:color="006258" w:space="0" w:sz="8" w:val="dotted"/>
              <w:right w:color="006258" w:space="0" w:sz="8" w:val="single"/>
            </w:tcBorders>
            <w:tcMar>
              <w:top w:w="-188.0" w:type="dxa"/>
              <w:left w:w="-188.0" w:type="dxa"/>
              <w:bottom w:w="-188.0" w:type="dxa"/>
              <w:right w:w="-188.0" w:type="dxa"/>
            </w:tcMar>
            <w:vAlign w:val="center"/>
          </w:tcPr>
          <w:p w:rsidR="00000000" w:rsidDel="00000000" w:rsidP="00000000" w:rsidRDefault="00000000" w:rsidRPr="00000000" w14:paraId="000000E8">
            <w:pPr>
              <w:spacing w:after="0" w:line="240" w:lineRule="auto"/>
              <w:ind w:left="90" w:right="225" w:firstLine="0"/>
              <w:rPr>
                <w:shd w:fill="d9d9d9" w:val="clear"/>
              </w:rPr>
            </w:pPr>
            <w:r w:rsidDel="00000000" w:rsidR="00000000" w:rsidRPr="00000000">
              <w:rPr>
                <w:shd w:fill="d9d9d9" w:val="clear"/>
                <w:rtl w:val="0"/>
              </w:rPr>
              <w:t xml:space="preserve">[GMT]</w:t>
            </w:r>
          </w:p>
        </w:tc>
      </w:tr>
      <w:tr>
        <w:trPr>
          <w:cantSplit w:val="0"/>
          <w:trHeight w:val="404" w:hRule="atLeast"/>
          <w:tblHeader w:val="0"/>
        </w:trPr>
        <w:tc>
          <w:tcPr>
            <w:tcBorders>
              <w:top w:color="006258" w:space="0" w:sz="8" w:val="dotted"/>
              <w:left w:color="006258" w:space="0" w:sz="8" w:val="single"/>
              <w:bottom w:color="006258" w:space="0" w:sz="8" w:val="single"/>
              <w:right w:color="006258" w:space="0" w:sz="8" w:val="single"/>
            </w:tcBorders>
            <w:shd w:fill="efefef" w:val="clear"/>
            <w:tcMar>
              <w:top w:w="-1484.0" w:type="dxa"/>
              <w:left w:w="-1484.0" w:type="dxa"/>
              <w:bottom w:w="-1484.0" w:type="dxa"/>
              <w:right w:w="-1484.0" w:type="dxa"/>
            </w:tcMar>
            <w:vAlign w:val="center"/>
          </w:tcPr>
          <w:p w:rsidR="00000000" w:rsidDel="00000000" w:rsidP="00000000" w:rsidRDefault="00000000" w:rsidRPr="00000000" w14:paraId="000000E9">
            <w:pPr>
              <w:pStyle w:val="Heading3"/>
              <w:spacing w:line="240" w:lineRule="auto"/>
              <w:ind w:left="90" w:right="-120" w:firstLine="0"/>
              <w:rPr/>
            </w:pPr>
            <w:bookmarkStart w:colFirst="0" w:colLast="0" w:name="_heading=h.qe36sc6gj7mg" w:id="34"/>
            <w:bookmarkEnd w:id="34"/>
            <w:r w:rsidDel="00000000" w:rsidR="00000000" w:rsidRPr="00000000">
              <w:rPr>
                <w:rtl w:val="0"/>
              </w:rPr>
              <w:t xml:space="preserve">Expected agreement start date</w:t>
            </w:r>
          </w:p>
        </w:tc>
        <w:tc>
          <w:tcPr>
            <w:tcBorders>
              <w:top w:color="006258" w:space="0" w:sz="8" w:val="dotted"/>
              <w:left w:color="006258" w:space="0" w:sz="8" w:val="single"/>
              <w:bottom w:color="006258" w:space="0" w:sz="8" w:val="single"/>
              <w:right w:color="006258" w:space="0" w:sz="8" w:val="single"/>
            </w:tcBorders>
            <w:tcMar>
              <w:top w:w="-908.0" w:type="dxa"/>
              <w:left w:w="-908.0" w:type="dxa"/>
              <w:bottom w:w="-908.0" w:type="dxa"/>
              <w:right w:w="-908.0" w:type="dxa"/>
            </w:tcMar>
            <w:vAlign w:val="center"/>
          </w:tcPr>
          <w:p w:rsidR="00000000" w:rsidDel="00000000" w:rsidP="00000000" w:rsidRDefault="00000000" w:rsidRPr="00000000" w14:paraId="000000EA">
            <w:pPr>
              <w:widowControl w:val="0"/>
              <w:spacing w:after="0" w:lineRule="auto"/>
              <w:ind w:right="0"/>
              <w:jc w:val="center"/>
              <w:rPr>
                <w:highlight w:val="yellow"/>
              </w:rPr>
            </w:pPr>
            <w:r w:rsidDel="00000000" w:rsidR="00000000" w:rsidRPr="00000000">
              <w:rPr>
                <w:b w:val="1"/>
                <w:bCs w:val="1"/>
                <w:shd w:fill="00ccb8" w:val="clear"/>
                <w:rtl w:val="0"/>
              </w:rPr>
              <w:t xml:space="preserve">XX XXX, 2026</w:t>
            </w:r>
            <w:r w:rsidDel="00000000" w:rsidR="00000000" w:rsidRPr="00000000">
              <w:rPr>
                <w:rtl w:val="0"/>
              </w:rPr>
            </w:r>
          </w:p>
        </w:tc>
        <w:tc>
          <w:tcPr>
            <w:tcBorders>
              <w:top w:color="006258" w:space="0" w:sz="8" w:val="dotted"/>
              <w:left w:color="006258" w:space="0" w:sz="8" w:val="single"/>
              <w:bottom w:color="006258" w:space="0" w:sz="8" w:val="single"/>
              <w:right w:color="006258" w:space="0" w:sz="8" w:val="single"/>
            </w:tcBorders>
            <w:shd w:fill="ffffff" w:val="clear"/>
            <w:tcMar>
              <w:top w:w="-188.0" w:type="dxa"/>
              <w:left w:w="-188.0" w:type="dxa"/>
              <w:bottom w:w="-188.0" w:type="dxa"/>
              <w:right w:w="-188.0" w:type="dxa"/>
            </w:tcMar>
            <w:vAlign w:val="center"/>
          </w:tcPr>
          <w:p w:rsidR="00000000" w:rsidDel="00000000" w:rsidP="00000000" w:rsidRDefault="00000000" w:rsidRPr="00000000" w14:paraId="000000EB">
            <w:pPr>
              <w:spacing w:after="0" w:line="240" w:lineRule="auto"/>
              <w:ind w:left="90" w:right="-75" w:firstLine="0"/>
              <w:rPr>
                <w:shd w:fill="d9d9d9" w:val="clear"/>
              </w:rPr>
            </w:pPr>
            <w:r w:rsidDel="00000000" w:rsidR="00000000" w:rsidRPr="00000000">
              <w:rPr>
                <w:rtl w:val="0"/>
              </w:rPr>
            </w:r>
          </w:p>
        </w:tc>
        <w:tc>
          <w:tcPr>
            <w:tcBorders>
              <w:top w:color="006258" w:space="0" w:sz="8" w:val="dotted"/>
              <w:left w:color="006258" w:space="0" w:sz="8" w:val="single"/>
              <w:bottom w:color="006258" w:space="0" w:sz="8" w:val="single"/>
              <w:right w:color="006258" w:space="0" w:sz="8" w:val="single"/>
            </w:tcBorders>
            <w:tcMar>
              <w:top w:w="-188.0" w:type="dxa"/>
              <w:left w:w="-188.0" w:type="dxa"/>
              <w:bottom w:w="-188.0" w:type="dxa"/>
              <w:right w:w="-188.0" w:type="dxa"/>
            </w:tcMar>
            <w:vAlign w:val="center"/>
          </w:tcPr>
          <w:p w:rsidR="00000000" w:rsidDel="00000000" w:rsidP="00000000" w:rsidRDefault="00000000" w:rsidRPr="00000000" w14:paraId="000000EC">
            <w:pPr>
              <w:spacing w:after="0" w:line="240" w:lineRule="auto"/>
              <w:ind w:left="90" w:right="225" w:firstLine="0"/>
              <w:rPr>
                <w:shd w:fill="d9d9d9" w:val="clear"/>
              </w:rPr>
            </w:pPr>
            <w:r w:rsidDel="00000000" w:rsidR="00000000" w:rsidRPr="00000000">
              <w:rPr>
                <w:rtl w:val="0"/>
              </w:rPr>
            </w:r>
          </w:p>
        </w:tc>
      </w:tr>
    </w:tbl>
    <w:p w:rsidR="00000000" w:rsidDel="00000000" w:rsidP="00000000" w:rsidRDefault="00000000" w:rsidRPr="00000000" w14:paraId="000000ED">
      <w:pPr>
        <w:spacing w:after="0" w:lineRule="auto"/>
        <w:ind w:right="1110"/>
        <w:rPr/>
        <w:sectPr>
          <w:headerReference r:id="rId36" w:type="default"/>
          <w:headerReference r:id="rId37" w:type="first"/>
          <w:headerReference r:id="rId38" w:type="even"/>
          <w:footerReference r:id="rId39" w:type="default"/>
          <w:footerReference r:id="rId40" w:type="first"/>
          <w:footerReference r:id="rId41" w:type="even"/>
          <w:pgSz w:h="16839" w:w="11907" w:orient="portrait"/>
          <w:pgMar w:bottom="1440" w:top="1559" w:left="1440" w:right="1257" w:header="720" w:footer="360"/>
          <w:pgNumType w:start="1"/>
          <w:titlePg w:val="1"/>
        </w:sectPr>
      </w:pPr>
      <w:r w:rsidDel="00000000" w:rsidR="00000000" w:rsidRPr="00000000">
        <w:rPr>
          <w:rtl w:val="0"/>
        </w:rPr>
      </w:r>
    </w:p>
    <w:p w:rsidR="00000000" w:rsidDel="00000000" w:rsidP="00000000" w:rsidRDefault="00000000" w:rsidRPr="00000000" w14:paraId="000000EE">
      <w:pPr>
        <w:pStyle w:val="Heading1"/>
        <w:numPr>
          <w:ilvl w:val="0"/>
          <w:numId w:val="22"/>
        </w:numPr>
        <w:ind w:left="720" w:hanging="360"/>
        <w:rPr/>
      </w:pPr>
      <w:bookmarkStart w:colFirst="0" w:colLast="0" w:name="_heading=h.wtrl3gb1iusl" w:id="35"/>
      <w:bookmarkEnd w:id="35"/>
      <w:r w:rsidDel="00000000" w:rsidR="00000000" w:rsidRPr="00000000">
        <w:rPr>
          <w:rtl w:val="0"/>
        </w:rPr>
        <w:t xml:space="preserve">REQUIREMENTS</w:t>
      </w:r>
    </w:p>
    <w:p w:rsidR="00000000" w:rsidDel="00000000" w:rsidP="00000000" w:rsidRDefault="00000000" w:rsidRPr="00000000" w14:paraId="000000EF">
      <w:pPr>
        <w:pStyle w:val="Heading2"/>
        <w:numPr>
          <w:ilvl w:val="1"/>
          <w:numId w:val="22"/>
        </w:numPr>
        <w:ind w:left="630" w:hanging="270"/>
        <w:rPr/>
      </w:pPr>
      <w:bookmarkStart w:colFirst="0" w:colLast="0" w:name="_heading=h.jgvnoui2rclw" w:id="36"/>
      <w:bookmarkEnd w:id="36"/>
      <w:r w:rsidDel="00000000" w:rsidR="00000000" w:rsidRPr="00000000">
        <w:rPr>
          <w:rtl w:val="0"/>
        </w:rPr>
        <w:t xml:space="preserve">Approach and methodology</w:t>
      </w:r>
    </w:p>
    <w:p w:rsidR="00000000" w:rsidDel="00000000" w:rsidP="00000000" w:rsidRDefault="00000000" w:rsidRPr="00000000" w14:paraId="000000F0">
      <w:pPr>
        <w:ind w:right="-182"/>
        <w:jc w:val="both"/>
        <w:rPr/>
      </w:pPr>
      <w:r w:rsidDel="00000000" w:rsidR="00000000" w:rsidRPr="00000000">
        <w:rPr>
          <w:rtl w:val="0"/>
        </w:rPr>
        <w:t xml:space="preserve">In their proposal, the applicant has to outline the approaches and principles they will follow throughout the delivery of the technical assistance, covering the following areas:</w:t>
      </w:r>
    </w:p>
    <w:p w:rsidR="00000000" w:rsidDel="00000000" w:rsidP="00000000" w:rsidRDefault="00000000" w:rsidRPr="00000000" w14:paraId="000000F1">
      <w:pPr>
        <w:pStyle w:val="Heading5"/>
        <w:numPr>
          <w:ilvl w:val="0"/>
          <w:numId w:val="18"/>
        </w:numPr>
        <w:spacing w:after="0" w:line="276" w:lineRule="auto"/>
        <w:ind w:left="540" w:right="-182" w:hanging="270"/>
        <w:jc w:val="both"/>
        <w:rPr/>
      </w:pPr>
      <w:bookmarkStart w:colFirst="0" w:colLast="0" w:name="_heading=h.bo3gldjc4t0p" w:id="37"/>
      <w:bookmarkEnd w:id="37"/>
      <w:r w:rsidDel="00000000" w:rsidR="00000000" w:rsidRPr="00000000">
        <w:rPr>
          <w:shd w:fill="auto" w:val="clear"/>
          <w:rtl w:val="0"/>
        </w:rPr>
        <w:t xml:space="preserve">Health and Safety Requirements, with a particular focus on the context within which the technical assistance will be provided</w:t>
      </w:r>
      <w:r w:rsidDel="00000000" w:rsidR="00000000" w:rsidRPr="00000000">
        <w:rPr>
          <w:rtl w:val="0"/>
        </w:rPr>
      </w:r>
    </w:p>
    <w:p w:rsidR="00000000" w:rsidDel="00000000" w:rsidP="00000000" w:rsidRDefault="00000000" w:rsidRPr="00000000" w14:paraId="000000F2">
      <w:pPr>
        <w:pStyle w:val="Heading5"/>
        <w:numPr>
          <w:ilvl w:val="0"/>
          <w:numId w:val="18"/>
        </w:numPr>
        <w:spacing w:after="0" w:line="276" w:lineRule="auto"/>
        <w:ind w:left="540" w:right="-182" w:hanging="270"/>
        <w:jc w:val="both"/>
        <w:rPr/>
      </w:pPr>
      <w:bookmarkStart w:colFirst="0" w:colLast="0" w:name="_heading=h.4ptr90nwib7x" w:id="38"/>
      <w:bookmarkEnd w:id="38"/>
      <w:r w:rsidDel="00000000" w:rsidR="00000000" w:rsidRPr="00000000">
        <w:rPr>
          <w:shd w:fill="auto" w:val="clear"/>
          <w:rtl w:val="0"/>
        </w:rPr>
        <w:t xml:space="preserve">Social and Environmental Requirements (such as gender and social inclusion, environmental protection, climate and resource efficiency considerations, and application of the do-no-harm principle)</w:t>
      </w:r>
      <w:r w:rsidDel="00000000" w:rsidR="00000000" w:rsidRPr="00000000">
        <w:rPr>
          <w:rtl w:val="0"/>
        </w:rPr>
      </w:r>
    </w:p>
    <w:p w:rsidR="00000000" w:rsidDel="00000000" w:rsidP="00000000" w:rsidRDefault="00000000" w:rsidRPr="00000000" w14:paraId="000000F3">
      <w:pPr>
        <w:pStyle w:val="Heading5"/>
        <w:numPr>
          <w:ilvl w:val="0"/>
          <w:numId w:val="18"/>
        </w:numPr>
        <w:spacing w:after="0" w:line="276" w:lineRule="auto"/>
        <w:ind w:left="540" w:right="-182" w:hanging="270"/>
        <w:jc w:val="both"/>
        <w:rPr/>
      </w:pPr>
      <w:bookmarkStart w:colFirst="0" w:colLast="0" w:name="_heading=h.6qk4k83ndrcs" w:id="39"/>
      <w:bookmarkEnd w:id="39"/>
      <w:r w:rsidDel="00000000" w:rsidR="00000000" w:rsidRPr="00000000">
        <w:rPr>
          <w:shd w:fill="auto" w:val="clear"/>
          <w:rtl w:val="0"/>
        </w:rPr>
        <w:t xml:space="preserve">Protection from Sexual Exploitation and Abuse Requirements</w:t>
      </w:r>
      <w:r w:rsidDel="00000000" w:rsidR="00000000" w:rsidRPr="00000000">
        <w:rPr>
          <w:rtl w:val="0"/>
        </w:rPr>
      </w:r>
    </w:p>
    <w:p w:rsidR="00000000" w:rsidDel="00000000" w:rsidP="00000000" w:rsidRDefault="00000000" w:rsidRPr="00000000" w14:paraId="000000F4">
      <w:pPr>
        <w:pStyle w:val="Heading5"/>
        <w:numPr>
          <w:ilvl w:val="0"/>
          <w:numId w:val="18"/>
        </w:numPr>
        <w:spacing w:after="0" w:line="276" w:lineRule="auto"/>
        <w:ind w:left="540" w:right="-182" w:hanging="270"/>
        <w:jc w:val="both"/>
        <w:rPr/>
      </w:pPr>
      <w:bookmarkStart w:colFirst="0" w:colLast="0" w:name="_heading=h.unlwzii4qtxr" w:id="40"/>
      <w:bookmarkEnd w:id="40"/>
      <w:r w:rsidDel="00000000" w:rsidR="00000000" w:rsidRPr="00000000">
        <w:rPr>
          <w:shd w:fill="auto" w:val="clear"/>
          <w:rtl w:val="0"/>
        </w:rPr>
        <w:t xml:space="preserve">Sustainability Requirements and retention of capacity in the country.</w:t>
      </w:r>
      <w:r w:rsidDel="00000000" w:rsidR="00000000" w:rsidRPr="00000000">
        <w:rPr>
          <w:rtl w:val="0"/>
        </w:rPr>
      </w:r>
    </w:p>
    <w:p w:rsidR="00000000" w:rsidDel="00000000" w:rsidP="00000000" w:rsidRDefault="00000000" w:rsidRPr="00000000" w14:paraId="000000F5">
      <w:pPr>
        <w:ind w:left="540" w:right="-182" w:firstLine="0"/>
        <w:jc w:val="both"/>
        <w:rPr/>
      </w:pPr>
      <w:r w:rsidDel="00000000" w:rsidR="00000000" w:rsidRPr="00000000">
        <w:rPr>
          <w:rtl w:val="0"/>
        </w:rPr>
      </w:r>
    </w:p>
    <w:p w:rsidR="00000000" w:rsidDel="00000000" w:rsidP="00000000" w:rsidRDefault="00000000" w:rsidRPr="00000000" w14:paraId="000000F6">
      <w:pPr>
        <w:pStyle w:val="Heading2"/>
        <w:numPr>
          <w:ilvl w:val="1"/>
          <w:numId w:val="22"/>
        </w:numPr>
        <w:ind w:left="630" w:right="-182" w:hanging="270"/>
        <w:jc w:val="both"/>
        <w:rPr/>
      </w:pPr>
      <w:bookmarkStart w:colFirst="0" w:colLast="0" w:name="_heading=h.k6ozy3xza4r8" w:id="41"/>
      <w:bookmarkEnd w:id="41"/>
      <w:r w:rsidDel="00000000" w:rsidR="00000000" w:rsidRPr="00000000">
        <w:rPr>
          <w:rtl w:val="0"/>
        </w:rPr>
        <w:t xml:space="preserve">Implementation Plan requirements</w:t>
      </w:r>
    </w:p>
    <w:p w:rsidR="00000000" w:rsidDel="00000000" w:rsidP="00000000" w:rsidRDefault="00000000" w:rsidRPr="00000000" w14:paraId="000000F7">
      <w:pPr>
        <w:ind w:right="-182"/>
        <w:jc w:val="both"/>
        <w:rPr/>
      </w:pPr>
      <w:r w:rsidDel="00000000" w:rsidR="00000000" w:rsidRPr="00000000">
        <w:rPr>
          <w:rtl w:val="0"/>
        </w:rPr>
        <w:t xml:space="preserve">Using the activities and expected results detailed in section 2.4, and in view of achieving the outcomes and objectives set out in the request for technical assistance, complete the Implementation Plan. The Implementation Plan should accurately show the sequence and timeframe for the delivery of each activity and output and take into account the parameters related to the expected timeline and budget limits detailed above.</w:t>
      </w:r>
    </w:p>
    <w:p w:rsidR="00000000" w:rsidDel="00000000" w:rsidP="00000000" w:rsidRDefault="00000000" w:rsidRPr="00000000" w14:paraId="000000F8">
      <w:pPr>
        <w:ind w:right="-182"/>
        <w:jc w:val="both"/>
        <w:rPr/>
      </w:pPr>
      <w:r w:rsidDel="00000000" w:rsidR="00000000" w:rsidRPr="00000000">
        <w:rPr>
          <w:rtl w:val="0"/>
        </w:rPr>
      </w:r>
    </w:p>
    <w:p w:rsidR="00000000" w:rsidDel="00000000" w:rsidP="00000000" w:rsidRDefault="00000000" w:rsidRPr="00000000" w14:paraId="000000F9">
      <w:pPr>
        <w:pStyle w:val="Heading2"/>
        <w:numPr>
          <w:ilvl w:val="1"/>
          <w:numId w:val="22"/>
        </w:numPr>
        <w:ind w:left="630" w:right="-182" w:hanging="270"/>
        <w:jc w:val="both"/>
        <w:rPr/>
      </w:pPr>
      <w:bookmarkStart w:colFirst="0" w:colLast="0" w:name="_heading=h.ccbtao7nu709" w:id="42"/>
      <w:bookmarkEnd w:id="42"/>
      <w:r w:rsidDel="00000000" w:rsidR="00000000" w:rsidRPr="00000000">
        <w:rPr>
          <w:rtl w:val="0"/>
        </w:rPr>
        <w:t xml:space="preserve">Monitoring, Evaluation and Learning Plan requirements</w:t>
      </w:r>
    </w:p>
    <w:p w:rsidR="00000000" w:rsidDel="00000000" w:rsidP="00000000" w:rsidRDefault="00000000" w:rsidRPr="00000000" w14:paraId="000000FA">
      <w:pPr>
        <w:ind w:right="-182"/>
        <w:jc w:val="both"/>
        <w:rPr/>
      </w:pPr>
      <w:r w:rsidDel="00000000" w:rsidR="00000000" w:rsidRPr="00000000">
        <w:rPr>
          <w:rtl w:val="0"/>
        </w:rPr>
        <w:t xml:space="preserve">Complete the Monitoring, Evaluation and Learning (MEL) Plan (section 5 in the Proposal template). Applicants are encouraged to collect, analyze and report on disaggregated data by sex, age and disability (for relevant indicators), capture lessons learned and make provisions for retention of capacities in the country.</w:t>
      </w:r>
    </w:p>
    <w:p w:rsidR="00000000" w:rsidDel="00000000" w:rsidP="00000000" w:rsidRDefault="00000000" w:rsidRPr="00000000" w14:paraId="000000FB">
      <w:pPr>
        <w:ind w:right="-182"/>
        <w:jc w:val="both"/>
        <w:rPr>
          <w:shd w:fill="d9d9d9" w:val="clear"/>
        </w:rPr>
      </w:pPr>
      <w:r w:rsidDel="00000000" w:rsidR="00000000" w:rsidRPr="00000000">
        <w:rPr>
          <w:rtl w:val="0"/>
        </w:rPr>
        <w:t xml:space="preserve">Members receiving financial support directly from the Santiago Network Secretariat, will report in accordance with the provisions stipulated in the contractual arrangement as well as where appropriate noting how they contributed to the overall goals and functions of the Santiago Network. </w:t>
      </w:r>
      <w:r w:rsidDel="00000000" w:rsidR="00000000" w:rsidRPr="00000000">
        <w:rPr>
          <w:rtl w:val="0"/>
        </w:rPr>
      </w:r>
    </w:p>
    <w:p w:rsidR="00000000" w:rsidDel="00000000" w:rsidP="00000000" w:rsidRDefault="00000000" w:rsidRPr="00000000" w14:paraId="000000FC">
      <w:pPr>
        <w:ind w:right="-182"/>
        <w:jc w:val="both"/>
        <w:rPr>
          <w:shd w:fill="d9d9d9" w:val="clear"/>
        </w:rPr>
      </w:pPr>
      <w:r w:rsidDel="00000000" w:rsidR="00000000" w:rsidRPr="00000000">
        <w:rPr>
          <w:rtl w:val="0"/>
        </w:rPr>
      </w:r>
    </w:p>
    <w:p w:rsidR="00000000" w:rsidDel="00000000" w:rsidP="00000000" w:rsidRDefault="00000000" w:rsidRPr="00000000" w14:paraId="000000FD">
      <w:pPr>
        <w:pStyle w:val="Heading2"/>
        <w:numPr>
          <w:ilvl w:val="1"/>
          <w:numId w:val="22"/>
        </w:numPr>
        <w:spacing w:before="60" w:lineRule="auto"/>
        <w:ind w:left="630" w:right="-182" w:hanging="270"/>
        <w:jc w:val="both"/>
        <w:rPr/>
      </w:pPr>
      <w:bookmarkStart w:colFirst="0" w:colLast="0" w:name="_heading=h.olz4xad38pbf" w:id="43"/>
      <w:bookmarkEnd w:id="43"/>
      <w:r w:rsidDel="00000000" w:rsidR="00000000" w:rsidRPr="00000000">
        <w:rPr>
          <w:rtl w:val="0"/>
        </w:rPr>
        <w:t xml:space="preserve">Budget requirements</w:t>
      </w:r>
    </w:p>
    <w:p w:rsidR="00000000" w:rsidDel="00000000" w:rsidP="00000000" w:rsidRDefault="00000000" w:rsidRPr="00000000" w14:paraId="000000FE">
      <w:pPr>
        <w:numPr>
          <w:ilvl w:val="0"/>
          <w:numId w:val="24"/>
        </w:numPr>
        <w:ind w:left="450" w:right="-182" w:hanging="270"/>
        <w:jc w:val="both"/>
        <w:rPr>
          <w:b w:val="1"/>
          <w:bCs w:val="1"/>
        </w:rPr>
      </w:pPr>
      <w:r w:rsidDel="00000000" w:rsidR="00000000" w:rsidRPr="00000000">
        <w:rPr>
          <w:rtl w:val="0"/>
        </w:rPr>
        <w:t xml:space="preserve">Applicants are invited to provide and include best estimates to implement the set objectives as described under the scope of this Call for Proposal (CFP) in sections 2.4 and 2.5, giving due consideration to the cost-effectiveness and delivery efficiency of the activities to be undertaken (see also financial criteria in section 4.3). The indicated budget ceiling must not be exceeded.</w:t>
      </w:r>
      <w:r w:rsidDel="00000000" w:rsidR="00000000" w:rsidRPr="00000000">
        <w:rPr>
          <w:rtl w:val="0"/>
        </w:rPr>
      </w:r>
    </w:p>
    <w:p w:rsidR="00000000" w:rsidDel="00000000" w:rsidP="00000000" w:rsidRDefault="00000000" w:rsidRPr="00000000" w14:paraId="000000FF">
      <w:pPr>
        <w:numPr>
          <w:ilvl w:val="0"/>
          <w:numId w:val="8"/>
        </w:numPr>
        <w:ind w:left="450" w:right="-182" w:hanging="270"/>
        <w:jc w:val="both"/>
        <w:rPr/>
      </w:pPr>
      <w:r w:rsidDel="00000000" w:rsidR="00000000" w:rsidRPr="00000000">
        <w:rPr>
          <w:rtl w:val="0"/>
        </w:rPr>
        <w:t xml:space="preserve">At a minimum, the budget must include:</w:t>
      </w:r>
    </w:p>
    <w:p w:rsidR="00000000" w:rsidDel="00000000" w:rsidP="00000000" w:rsidRDefault="00000000" w:rsidRPr="00000000" w14:paraId="00000100">
      <w:pPr>
        <w:numPr>
          <w:ilvl w:val="1"/>
          <w:numId w:val="8"/>
        </w:numPr>
        <w:ind w:left="810" w:right="-182" w:hanging="180"/>
        <w:jc w:val="both"/>
        <w:rPr/>
      </w:pPr>
      <w:r w:rsidDel="00000000" w:rsidR="00000000" w:rsidRPr="00000000">
        <w:rPr>
          <w:rtl w:val="0"/>
        </w:rPr>
        <w:t xml:space="preserve">An estimate of direct costs, which include all of the expenses that are required for, and can be tracked directly to, the financial support provided for the delivery of technical assistance. Direct costs must be broken down by thematic area, expense subcategory, by expense line item and by year.</w:t>
      </w:r>
    </w:p>
    <w:p w:rsidR="00000000" w:rsidDel="00000000" w:rsidP="00000000" w:rsidRDefault="00000000" w:rsidRPr="00000000" w14:paraId="00000101">
      <w:pPr>
        <w:numPr>
          <w:ilvl w:val="1"/>
          <w:numId w:val="8"/>
        </w:numPr>
        <w:ind w:left="810" w:right="-182" w:hanging="180"/>
        <w:jc w:val="both"/>
        <w:rPr/>
      </w:pPr>
      <w:r w:rsidDel="00000000" w:rsidR="00000000" w:rsidRPr="00000000">
        <w:rPr>
          <w:rtl w:val="0"/>
        </w:rPr>
        <w:t xml:space="preserve">A description of assumptions or justifications underlying the estimates.</w:t>
      </w:r>
    </w:p>
    <w:p w:rsidR="00000000" w:rsidDel="00000000" w:rsidP="00000000" w:rsidRDefault="00000000" w:rsidRPr="00000000" w14:paraId="00000102">
      <w:pPr>
        <w:numPr>
          <w:ilvl w:val="1"/>
          <w:numId w:val="8"/>
        </w:numPr>
        <w:ind w:left="810" w:right="-182" w:hanging="180"/>
        <w:jc w:val="both"/>
        <w:rPr/>
      </w:pPr>
      <w:r w:rsidDel="00000000" w:rsidR="00000000" w:rsidRPr="00000000">
        <w:rPr>
          <w:rtl w:val="0"/>
        </w:rPr>
        <w:t xml:space="preserve">A breakdown of costs by component indicated under Section 2.4.</w:t>
      </w:r>
    </w:p>
    <w:p w:rsidR="00000000" w:rsidDel="00000000" w:rsidP="00000000" w:rsidRDefault="00000000" w:rsidRPr="00000000" w14:paraId="00000103">
      <w:pPr>
        <w:numPr>
          <w:ilvl w:val="0"/>
          <w:numId w:val="8"/>
        </w:numPr>
        <w:ind w:left="450" w:right="-182" w:hanging="270"/>
        <w:jc w:val="both"/>
        <w:rPr/>
      </w:pPr>
      <w:r w:rsidDel="00000000" w:rsidR="00000000" w:rsidRPr="00000000">
        <w:rPr>
          <w:rtl w:val="0"/>
        </w:rPr>
        <w:t xml:space="preserve">The costs will be eligible only if these are incurred for the purpose of delivering this technical assistance and within the duration mentioned in the legal instrument (including any amendments) entered into with UNOPS.</w:t>
      </w:r>
    </w:p>
    <w:p w:rsidR="00000000" w:rsidDel="00000000" w:rsidP="00000000" w:rsidRDefault="00000000" w:rsidRPr="00000000" w14:paraId="00000104">
      <w:pPr>
        <w:numPr>
          <w:ilvl w:val="0"/>
          <w:numId w:val="8"/>
        </w:numPr>
        <w:ind w:left="450" w:right="-182" w:hanging="270"/>
        <w:jc w:val="both"/>
        <w:rPr/>
      </w:pPr>
      <w:r w:rsidDel="00000000" w:rsidR="00000000" w:rsidRPr="00000000">
        <w:rPr>
          <w:rtl w:val="0"/>
        </w:rPr>
        <w:t xml:space="preserve">Article II, Section 7, of the Convention on the Privileges and Immunities of the United Nations provides, inter alia, that the United Nations, including UNOPS as a subsidiary organ, is exempt from all direct taxes, except charges for public utility services, and is exempt from customs restrictions, duties, and charges of a similar nature in respect of articles imported or exported for its official use. All proposals shall be submitted net of any direct taxes and any other taxes and duties.</w:t>
      </w:r>
    </w:p>
    <w:p w:rsidR="00000000" w:rsidDel="00000000" w:rsidP="00000000" w:rsidRDefault="00000000" w:rsidRPr="00000000" w14:paraId="00000105">
      <w:pPr>
        <w:numPr>
          <w:ilvl w:val="0"/>
          <w:numId w:val="8"/>
        </w:numPr>
        <w:ind w:left="450" w:right="-182" w:hanging="270"/>
        <w:jc w:val="both"/>
        <w:rPr/>
      </w:pPr>
      <w:r w:rsidDel="00000000" w:rsidR="00000000" w:rsidRPr="00000000">
        <w:rPr>
          <w:rtl w:val="0"/>
        </w:rPr>
        <w:t xml:space="preserve">Budgets must detail the level of indirect costs. In case of subgrants, indirect costs on the subgrant amount should be calculated and presented separately.</w:t>
      </w:r>
    </w:p>
    <w:p w:rsidR="00000000" w:rsidDel="00000000" w:rsidP="00000000" w:rsidRDefault="00000000" w:rsidRPr="00000000" w14:paraId="00000106">
      <w:pPr>
        <w:numPr>
          <w:ilvl w:val="0"/>
          <w:numId w:val="8"/>
        </w:numPr>
        <w:ind w:left="450" w:right="-182" w:hanging="270"/>
        <w:jc w:val="both"/>
        <w:rPr/>
      </w:pPr>
      <w:r w:rsidDel="00000000" w:rsidR="00000000" w:rsidRPr="00000000">
        <w:rPr>
          <w:rtl w:val="0"/>
        </w:rPr>
        <w:t xml:space="preserve">Applicants will be invited to specify if they have existing resources that could be used towards funding the technical assistance activities (full financing, co-financing or in-kind contributions). </w:t>
      </w:r>
    </w:p>
    <w:p w:rsidR="00000000" w:rsidDel="00000000" w:rsidP="00000000" w:rsidRDefault="00000000" w:rsidRPr="00000000" w14:paraId="00000107">
      <w:pPr>
        <w:ind w:left="450" w:right="-182" w:firstLine="0"/>
        <w:jc w:val="both"/>
        <w:rPr/>
      </w:pPr>
      <w:r w:rsidDel="00000000" w:rsidR="00000000" w:rsidRPr="00000000">
        <w:rPr>
          <w:rtl w:val="0"/>
        </w:rPr>
      </w:r>
    </w:p>
    <w:p w:rsidR="00000000" w:rsidDel="00000000" w:rsidP="00000000" w:rsidRDefault="00000000" w:rsidRPr="00000000" w14:paraId="00000108">
      <w:pPr>
        <w:pStyle w:val="Heading1"/>
        <w:numPr>
          <w:ilvl w:val="0"/>
          <w:numId w:val="22"/>
        </w:numPr>
        <w:ind w:left="720" w:right="-332" w:hanging="360"/>
        <w:rPr/>
      </w:pPr>
      <w:bookmarkStart w:colFirst="0" w:colLast="0" w:name="_heading=h.vqt7ju5b1dak" w:id="44"/>
      <w:bookmarkEnd w:id="44"/>
      <w:r w:rsidDel="00000000" w:rsidR="00000000" w:rsidRPr="00000000">
        <w:rPr>
          <w:rtl w:val="0"/>
        </w:rPr>
        <w:t xml:space="preserve">EVALUATION METHOD AND CRITERIA</w:t>
      </w:r>
    </w:p>
    <w:p w:rsidR="00000000" w:rsidDel="00000000" w:rsidP="00000000" w:rsidRDefault="00000000" w:rsidRPr="00000000" w14:paraId="00000109">
      <w:pPr>
        <w:ind w:right="-182"/>
        <w:jc w:val="both"/>
        <w:rPr/>
      </w:pPr>
      <w:r w:rsidDel="00000000" w:rsidR="00000000" w:rsidRPr="00000000">
        <w:rPr>
          <w:rtl w:val="0"/>
        </w:rPr>
        <w:t xml:space="preserve">Proposals submitted in response to this Call for Proposals shall be evaluated following the cumulative analysis methodology, which consists of the following steps:</w:t>
      </w:r>
    </w:p>
    <w:p w:rsidR="00000000" w:rsidDel="00000000" w:rsidP="00000000" w:rsidRDefault="00000000" w:rsidRPr="00000000" w14:paraId="0000010A">
      <w:pPr>
        <w:numPr>
          <w:ilvl w:val="0"/>
          <w:numId w:val="23"/>
        </w:numPr>
        <w:ind w:left="720" w:right="-182" w:hanging="360"/>
        <w:jc w:val="both"/>
        <w:rPr/>
      </w:pPr>
      <w:hyperlink w:anchor="_heading=h.jsmgq5n7sqyt">
        <w:r w:rsidDel="00000000" w:rsidR="00000000" w:rsidRPr="00000000">
          <w:rPr>
            <w:b w:val="1"/>
            <w:bCs w:val="1"/>
            <w:color w:val="009384"/>
            <w:rtl w:val="0"/>
          </w:rPr>
          <w:t xml:space="preserve">Preliminary screening:</w:t>
        </w:r>
      </w:hyperlink>
      <w:r w:rsidDel="00000000" w:rsidR="00000000" w:rsidRPr="00000000">
        <w:rPr>
          <w:rtl w:val="0"/>
        </w:rPr>
        <w:t xml:space="preserve"> This includes an assessment of whether proposals comply with the formal and eligibility criteria stated in </w:t>
      </w:r>
      <w:hyperlink w:anchor="_heading=h.wcxs3hki94bq">
        <w:r w:rsidDel="00000000" w:rsidR="00000000" w:rsidRPr="00000000">
          <w:rPr>
            <w:color w:val="009384"/>
            <w:rtl w:val="0"/>
          </w:rPr>
          <w:t xml:space="preserve">Table 1: Formal and eligibility criteria</w:t>
        </w:r>
      </w:hyperlink>
      <w:r w:rsidDel="00000000" w:rsidR="00000000" w:rsidRPr="00000000">
        <w:rPr>
          <w:rtl w:val="0"/>
        </w:rPr>
        <w:t xml:space="preserve">. All proposals which pass this stage will go through a subsequent evaluation as follows. </w:t>
      </w:r>
    </w:p>
    <w:p w:rsidR="00000000" w:rsidDel="00000000" w:rsidP="00000000" w:rsidRDefault="00000000" w:rsidRPr="00000000" w14:paraId="0000010B">
      <w:pPr>
        <w:numPr>
          <w:ilvl w:val="0"/>
          <w:numId w:val="23"/>
        </w:numPr>
        <w:ind w:left="720" w:right="-182" w:hanging="360"/>
        <w:jc w:val="both"/>
        <w:rPr/>
      </w:pPr>
      <w:hyperlink w:anchor="_heading=h.5d08f2x9o9l">
        <w:r w:rsidDel="00000000" w:rsidR="00000000" w:rsidRPr="00000000">
          <w:rPr>
            <w:b w:val="1"/>
            <w:bCs w:val="1"/>
            <w:color w:val="009384"/>
            <w:rtl w:val="0"/>
          </w:rPr>
          <w:t xml:space="preserve">Technical evaluation:</w:t>
        </w:r>
      </w:hyperlink>
      <w:r w:rsidDel="00000000" w:rsidR="00000000" w:rsidRPr="00000000">
        <w:rPr>
          <w:color w:val="009384"/>
          <w:rtl w:val="0"/>
        </w:rPr>
        <w:t xml:space="preserve"> </w:t>
      </w:r>
      <w:r w:rsidDel="00000000" w:rsidR="00000000" w:rsidRPr="00000000">
        <w:rPr>
          <w:rtl w:val="0"/>
        </w:rPr>
        <w:t xml:space="preserve">This assesses the technical points achieved by each proposal, as per the maximum obtainable points assigned per criteria group in </w:t>
      </w:r>
      <w:hyperlink w:anchor="_heading=h.6yjmau4lj1bj">
        <w:r w:rsidDel="00000000" w:rsidR="00000000" w:rsidRPr="00000000">
          <w:rPr>
            <w:color w:val="009384"/>
            <w:rtl w:val="0"/>
          </w:rPr>
          <w:t xml:space="preserve">Table 2.1: Parts of the technical proposal evaluation</w:t>
        </w:r>
      </w:hyperlink>
      <w:r w:rsidDel="00000000" w:rsidR="00000000" w:rsidRPr="00000000">
        <w:rPr>
          <w:color w:val="009384"/>
          <w:rtl w:val="0"/>
        </w:rPr>
        <w:t xml:space="preserve">.</w:t>
      </w:r>
      <w:r w:rsidDel="00000000" w:rsidR="00000000" w:rsidRPr="00000000">
        <w:rPr>
          <w:color w:val="0092d1"/>
          <w:rtl w:val="0"/>
        </w:rPr>
        <w:t xml:space="preserve"> </w:t>
      </w:r>
      <w:r w:rsidDel="00000000" w:rsidR="00000000" w:rsidRPr="00000000">
        <w:rPr>
          <w:rtl w:val="0"/>
        </w:rPr>
        <w:t xml:space="preserve">Only proposals that meet the minimum threshold indicated in</w:t>
      </w:r>
      <w:r w:rsidDel="00000000" w:rsidR="00000000" w:rsidRPr="00000000">
        <w:rPr>
          <w:color w:val="009384"/>
          <w:rtl w:val="0"/>
        </w:rPr>
        <w:t xml:space="preserve"> </w:t>
      </w:r>
      <w:hyperlink w:anchor="_heading=h.adko18nzui4c">
        <w:r w:rsidDel="00000000" w:rsidR="00000000" w:rsidRPr="00000000">
          <w:rPr>
            <w:color w:val="009384"/>
            <w:rtl w:val="0"/>
          </w:rPr>
          <w:t xml:space="preserve">Table 2: Technical criteria</w:t>
        </w:r>
      </w:hyperlink>
      <w:r w:rsidDel="00000000" w:rsidR="00000000" w:rsidRPr="00000000">
        <w:rPr>
          <w:rtl w:val="0"/>
        </w:rPr>
        <w:t xml:space="preserve"> shall be considered substantially compliant at this stage. Evaluation of the technical proposals shall be completed prior to opening the financial proposals. </w:t>
      </w:r>
    </w:p>
    <w:p w:rsidR="00000000" w:rsidDel="00000000" w:rsidP="00000000" w:rsidRDefault="00000000" w:rsidRPr="00000000" w14:paraId="0000010C">
      <w:pPr>
        <w:numPr>
          <w:ilvl w:val="0"/>
          <w:numId w:val="23"/>
        </w:numPr>
        <w:ind w:left="720" w:right="-182" w:hanging="360"/>
        <w:jc w:val="both"/>
        <w:rPr/>
      </w:pPr>
      <w:hyperlink w:anchor="_heading=h.x1unoclhorns">
        <w:r w:rsidDel="00000000" w:rsidR="00000000" w:rsidRPr="00000000">
          <w:rPr>
            <w:b w:val="1"/>
            <w:bCs w:val="1"/>
            <w:color w:val="009384"/>
            <w:rtl w:val="0"/>
          </w:rPr>
          <w:t xml:space="preserve">Financial evaluation:</w:t>
        </w:r>
      </w:hyperlink>
      <w:r w:rsidDel="00000000" w:rsidR="00000000" w:rsidRPr="00000000">
        <w:rPr>
          <w:b w:val="1"/>
          <w:bCs w:val="1"/>
          <w:rtl w:val="0"/>
        </w:rPr>
        <w:t xml:space="preserve"> </w:t>
      </w:r>
      <w:r w:rsidDel="00000000" w:rsidR="00000000" w:rsidRPr="00000000">
        <w:rPr>
          <w:rtl w:val="0"/>
        </w:rPr>
        <w:t xml:space="preserve">Financial proposals will only be opened for proposals that have achieved the minimum threshold in the technical evaluation. Financial proposals shall be checked for any mathematical errors in accordance with Article 15, “Minor Informalities, Errors or Omissions” in the</w:t>
      </w:r>
      <w:r w:rsidDel="00000000" w:rsidR="00000000" w:rsidRPr="00000000">
        <w:rPr>
          <w:b w:val="1"/>
          <w:bCs w:val="1"/>
          <w:color w:val="0092d1"/>
          <w:rtl w:val="0"/>
        </w:rPr>
        <w:t xml:space="preserve"> </w:t>
      </w:r>
      <w:hyperlink r:id="rId42">
        <w:r w:rsidDel="00000000" w:rsidR="00000000" w:rsidRPr="00000000">
          <w:rPr>
            <w:b w:val="1"/>
            <w:bCs w:val="1"/>
            <w:color w:val="009384"/>
            <w:rtl w:val="0"/>
          </w:rPr>
          <w:t xml:space="preserve">Instructions to Applicants</w:t>
        </w:r>
      </w:hyperlink>
      <w:r w:rsidDel="00000000" w:rsidR="00000000" w:rsidRPr="00000000">
        <w:rPr>
          <w:rtl w:val="0"/>
        </w:rPr>
        <w:t xml:space="preserve">. The total financial proposal points achieved for each proposal are determined in accordance with</w:t>
      </w:r>
      <w:r w:rsidDel="00000000" w:rsidR="00000000" w:rsidRPr="00000000">
        <w:rPr>
          <w:color w:val="0092d1"/>
          <w:rtl w:val="0"/>
        </w:rPr>
        <w:t xml:space="preserve"> </w:t>
      </w:r>
      <w:hyperlink w:anchor="_heading=h.z8n9v441im8b">
        <w:r w:rsidDel="00000000" w:rsidR="00000000" w:rsidRPr="00000000">
          <w:rPr>
            <w:color w:val="009384"/>
            <w:rtl w:val="0"/>
          </w:rPr>
          <w:t xml:space="preserve">Table 3: Financial criteria</w:t>
        </w:r>
      </w:hyperlink>
      <w:r w:rsidDel="00000000" w:rsidR="00000000" w:rsidRPr="00000000">
        <w:rPr>
          <w:color w:val="0092d1"/>
          <w:rtl w:val="0"/>
        </w:rPr>
        <w:t xml:space="preserve">.</w:t>
      </w:r>
      <w:r w:rsidDel="00000000" w:rsidR="00000000" w:rsidRPr="00000000">
        <w:rPr>
          <w:rtl w:val="0"/>
        </w:rPr>
      </w:r>
    </w:p>
    <w:p w:rsidR="00000000" w:rsidDel="00000000" w:rsidP="00000000" w:rsidRDefault="00000000" w:rsidRPr="00000000" w14:paraId="0000010D">
      <w:pPr>
        <w:numPr>
          <w:ilvl w:val="0"/>
          <w:numId w:val="23"/>
        </w:numPr>
        <w:ind w:left="720" w:right="-182" w:hanging="360"/>
        <w:jc w:val="both"/>
        <w:rPr/>
      </w:pPr>
      <w:r w:rsidDel="00000000" w:rsidR="00000000" w:rsidRPr="00000000">
        <w:rPr>
          <w:b w:val="1"/>
          <w:bCs w:val="1"/>
          <w:color w:val="009384"/>
          <w:rtl w:val="0"/>
        </w:rPr>
        <w:t xml:space="preserve">Combined analysis:</w:t>
      </w:r>
      <w:r w:rsidDel="00000000" w:rsidR="00000000" w:rsidRPr="00000000">
        <w:rPr>
          <w:rtl w:val="0"/>
        </w:rPr>
        <w:t xml:space="preserve"> This evaluation will be conducted based on a combined analysis, analyzing all of the relevant costs, risks and benefits for each proposal. The combined analysis includes the scores from both the technical evaluation, including factors such as risks, sustainability, and others, and the financial evaluation, using a predefined weighting method. </w:t>
      </w:r>
    </w:p>
    <w:p w:rsidR="00000000" w:rsidDel="00000000" w:rsidP="00000000" w:rsidRDefault="00000000" w:rsidRPr="00000000" w14:paraId="0000010E">
      <w:pPr>
        <w:ind w:right="-182"/>
        <w:jc w:val="both"/>
        <w:rPr/>
      </w:pPr>
      <w:r w:rsidDel="00000000" w:rsidR="00000000" w:rsidRPr="00000000">
        <w:rPr>
          <w:rtl w:val="0"/>
        </w:rPr>
        <w:t xml:space="preserve">The maximum number of points that an applicant may obtain for its proposal are as follows:</w:t>
      </w:r>
    </w:p>
    <w:p w:rsidR="00000000" w:rsidDel="00000000" w:rsidP="00000000" w:rsidRDefault="00000000" w:rsidRPr="00000000" w14:paraId="0000010F">
      <w:pPr>
        <w:numPr>
          <w:ilvl w:val="0"/>
          <w:numId w:val="7"/>
        </w:numPr>
        <w:ind w:left="720" w:right="-182" w:hanging="180"/>
        <w:jc w:val="both"/>
        <w:rPr/>
      </w:pPr>
      <w:r w:rsidDel="00000000" w:rsidR="00000000" w:rsidRPr="00000000">
        <w:rPr>
          <w:rtl w:val="0"/>
        </w:rPr>
        <w:t xml:space="preserve">Technical proposal: 80 points</w:t>
      </w:r>
    </w:p>
    <w:p w:rsidR="00000000" w:rsidDel="00000000" w:rsidP="00000000" w:rsidRDefault="00000000" w:rsidRPr="00000000" w14:paraId="00000110">
      <w:pPr>
        <w:numPr>
          <w:ilvl w:val="0"/>
          <w:numId w:val="7"/>
        </w:numPr>
        <w:ind w:left="720" w:right="-182" w:hanging="180"/>
        <w:jc w:val="both"/>
        <w:rPr/>
      </w:pPr>
      <w:r w:rsidDel="00000000" w:rsidR="00000000" w:rsidRPr="00000000">
        <w:rPr>
          <w:rtl w:val="0"/>
        </w:rPr>
        <w:t xml:space="preserve">Financial proposal: 20 points</w:t>
      </w:r>
    </w:p>
    <w:p w:rsidR="00000000" w:rsidDel="00000000" w:rsidP="00000000" w:rsidRDefault="00000000" w:rsidRPr="00000000" w14:paraId="00000111">
      <w:pPr>
        <w:ind w:right="-182"/>
        <w:jc w:val="both"/>
        <w:rPr/>
      </w:pPr>
      <w:r w:rsidDel="00000000" w:rsidR="00000000" w:rsidRPr="00000000">
        <w:rPr>
          <w:rtl w:val="0"/>
        </w:rPr>
        <w:t xml:space="preserve">The maximum total number of points an applicant may obtain for both the technical and financial proposals is 100. The weighting of the technical and financial proposals will be 80:20. The technical and financial proposals must be aligned, ensuring that budgetary allocations correspond to the activities and deliverables described in the technical proposal.</w:t>
      </w:r>
    </w:p>
    <w:p w:rsidR="00000000" w:rsidDel="00000000" w:rsidP="00000000" w:rsidRDefault="00000000" w:rsidRPr="00000000" w14:paraId="00000112">
      <w:pPr>
        <w:ind w:right="-182"/>
        <w:jc w:val="both"/>
        <w:rPr/>
      </w:pPr>
      <w:r w:rsidDel="00000000" w:rsidR="00000000" w:rsidRPr="00000000">
        <w:rPr>
          <w:rtl w:val="0"/>
        </w:rPr>
        <w:t xml:space="preserve">The Santiago Network Secretariat may request clarification or further information in writing from applicants at any point during the evaluation process. In this case, any response from an applicant shall not modify the substance of the proposal, including both the technical and financial aspects of the proposal. The Santiago Network Secretariat may use such information to interpret and evaluate the relevant proposal.</w:t>
      </w:r>
    </w:p>
    <w:p w:rsidR="00000000" w:rsidDel="00000000" w:rsidP="00000000" w:rsidRDefault="00000000" w:rsidRPr="00000000" w14:paraId="00000113">
      <w:pPr>
        <w:tabs>
          <w:tab w:val="left" w:leader="none" w:pos="540"/>
        </w:tabs>
        <w:ind w:right="-182"/>
        <w:jc w:val="both"/>
        <w:rPr/>
      </w:pPr>
      <w:r w:rsidDel="00000000" w:rsidR="00000000" w:rsidRPr="00000000">
        <w:rPr>
          <w:rtl w:val="0"/>
        </w:rPr>
        <w:t xml:space="preserve">The evaluation of a proposal by the Santiago Network Secretariat shall be carried out against the evaluation criteria described in the following tables.</w:t>
      </w:r>
    </w:p>
    <w:p w:rsidR="00000000" w:rsidDel="00000000" w:rsidP="00000000" w:rsidRDefault="00000000" w:rsidRPr="00000000" w14:paraId="00000114">
      <w:pPr>
        <w:tabs>
          <w:tab w:val="left" w:leader="none" w:pos="540"/>
        </w:tabs>
        <w:ind w:right="-182"/>
        <w:jc w:val="both"/>
        <w:rPr/>
      </w:pPr>
      <w:r w:rsidDel="00000000" w:rsidR="00000000" w:rsidRPr="00000000">
        <w:rPr>
          <w:rtl w:val="0"/>
        </w:rPr>
      </w:r>
    </w:p>
    <w:p w:rsidR="00000000" w:rsidDel="00000000" w:rsidP="00000000" w:rsidRDefault="00000000" w:rsidRPr="00000000" w14:paraId="00000115">
      <w:pPr>
        <w:pStyle w:val="Heading2"/>
        <w:numPr>
          <w:ilvl w:val="1"/>
          <w:numId w:val="22"/>
        </w:numPr>
        <w:ind w:left="630" w:hanging="270"/>
        <w:rPr/>
      </w:pPr>
      <w:bookmarkStart w:colFirst="0" w:colLast="0" w:name="_heading=h.jsmgq5n7sqyt" w:id="45"/>
      <w:bookmarkEnd w:id="45"/>
      <w:r w:rsidDel="00000000" w:rsidR="00000000" w:rsidRPr="00000000">
        <w:rPr>
          <w:rtl w:val="0"/>
        </w:rPr>
        <w:t xml:space="preserve">Preliminary screening</w:t>
      </w:r>
    </w:p>
    <w:tbl>
      <w:tblPr>
        <w:tblStyle w:val="Table6"/>
        <w:tblW w:w="928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5"/>
        <w:gridCol w:w="4410"/>
        <w:tblGridChange w:id="0">
          <w:tblGrid>
            <w:gridCol w:w="4875"/>
            <w:gridCol w:w="4410"/>
          </w:tblGrid>
        </w:tblGridChange>
      </w:tblGrid>
      <w:tr>
        <w:trPr>
          <w:cantSplit w:val="0"/>
          <w:trHeight w:val="510" w:hRule="atLeast"/>
          <w:tblHeader w:val="1"/>
        </w:trPr>
        <w:tc>
          <w:tcPr>
            <w:gridSpan w:val="2"/>
            <w:tcBorders>
              <w:top w:color="000000" w:space="0" w:sz="0" w:val="nil"/>
              <w:left w:color="000000" w:space="0" w:sz="0" w:val="nil"/>
              <w:bottom w:color="009384" w:space="0" w:sz="18" w:val="single"/>
              <w:right w:color="009384" w:space="0" w:sz="18" w:val="single"/>
            </w:tcBorders>
            <w:shd w:fill="009384" w:val="clear"/>
            <w:vAlign w:val="center"/>
          </w:tcPr>
          <w:p w:rsidR="00000000" w:rsidDel="00000000" w:rsidP="00000000" w:rsidRDefault="00000000" w:rsidRPr="00000000" w14:paraId="00000116">
            <w:pPr>
              <w:pStyle w:val="Heading2"/>
              <w:spacing w:line="240" w:lineRule="auto"/>
              <w:rPr>
                <w:color w:val="ffffff"/>
              </w:rPr>
            </w:pPr>
            <w:bookmarkStart w:colFirst="0" w:colLast="0" w:name="_heading=h.wcxs3hki94bq" w:id="46"/>
            <w:bookmarkEnd w:id="46"/>
            <w:r w:rsidDel="00000000" w:rsidR="00000000" w:rsidRPr="00000000">
              <w:rPr>
                <w:color w:val="ffffff"/>
                <w:rtl w:val="0"/>
              </w:rPr>
              <w:t xml:space="preserve">Table 1 FORMAL AND ELIGIBILITY CRITERIA</w:t>
            </w:r>
          </w:p>
        </w:tc>
      </w:tr>
      <w:tr>
        <w:trPr>
          <w:cantSplit w:val="0"/>
          <w:trHeight w:val="735" w:hRule="atLeast"/>
          <w:tblHeader w:val="1"/>
        </w:trPr>
        <w:tc>
          <w:tcPr>
            <w:tcBorders>
              <w:top w:color="009384" w:space="0" w:sz="18" w:val="single"/>
              <w:left w:color="000000" w:space="0" w:sz="0" w:val="nil"/>
              <w:bottom w:color="000000" w:space="0" w:sz="0" w:val="nil"/>
              <w:right w:color="ffffff" w:space="0" w:sz="18" w:val="single"/>
            </w:tcBorders>
            <w:shd w:fill="f3f3f3" w:val="clear"/>
            <w:tcMar>
              <w:top w:w="72.0" w:type="dxa"/>
              <w:left w:w="72.0" w:type="dxa"/>
              <w:bottom w:w="72.0" w:type="dxa"/>
              <w:right w:w="72.0" w:type="dxa"/>
            </w:tcMar>
            <w:vAlign w:val="center"/>
          </w:tcPr>
          <w:p w:rsidR="00000000" w:rsidDel="00000000" w:rsidP="00000000" w:rsidRDefault="00000000" w:rsidRPr="00000000" w14:paraId="00000118">
            <w:pPr>
              <w:spacing w:after="0" w:lineRule="auto"/>
              <w:ind w:right="-60"/>
              <w:rPr>
                <w:rFonts w:ascii="Arial" w:cs="Arial" w:eastAsia="Arial" w:hAnsi="Arial"/>
                <w:b w:val="1"/>
                <w:bCs w:val="1"/>
              </w:rPr>
            </w:pPr>
            <w:r w:rsidDel="00000000" w:rsidR="00000000" w:rsidRPr="00000000">
              <w:rPr>
                <w:rFonts w:ascii="Arial" w:cs="Arial" w:eastAsia="Arial" w:hAnsi="Arial"/>
                <w:b w:val="1"/>
                <w:bCs w:val="1"/>
                <w:rtl w:val="0"/>
              </w:rPr>
              <w:t xml:space="preserve">Criteria evaluated on a pass/fail basis during the preliminary screening</w:t>
            </w:r>
          </w:p>
        </w:tc>
        <w:tc>
          <w:tcPr>
            <w:tcBorders>
              <w:top w:color="009384" w:space="0" w:sz="18" w:val="single"/>
              <w:left w:color="ffffff" w:space="0" w:sz="18" w:val="single"/>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119">
            <w:pPr>
              <w:spacing w:after="0" w:lineRule="auto"/>
              <w:ind w:left="90" w:right="-45" w:firstLine="0"/>
              <w:rPr>
                <w:rFonts w:ascii="Arial" w:cs="Arial" w:eastAsia="Arial" w:hAnsi="Arial"/>
                <w:b w:val="1"/>
                <w:bCs w:val="1"/>
              </w:rPr>
            </w:pPr>
            <w:r w:rsidDel="00000000" w:rsidR="00000000" w:rsidRPr="00000000">
              <w:rPr>
                <w:rFonts w:ascii="Arial" w:cs="Arial" w:eastAsia="Arial" w:hAnsi="Arial"/>
                <w:b w:val="1"/>
                <w:bCs w:val="1"/>
                <w:rtl w:val="0"/>
              </w:rPr>
              <w:t xml:space="preserve">Documents to establish compliance with the criteria</w:t>
            </w:r>
          </w:p>
        </w:tc>
      </w:tr>
      <w:tr>
        <w:trPr>
          <w:cantSplit w:val="0"/>
          <w:trHeight w:val="990" w:hRule="atLeast"/>
          <w:tblHeader w:val="0"/>
        </w:trPr>
        <w:tc>
          <w:tcPr>
            <w:tcBorders>
              <w:top w:color="000000" w:space="0" w:sz="0" w:val="nil"/>
              <w:left w:color="000000" w:space="0" w:sz="0" w:val="nil"/>
              <w:bottom w:color="009384" w:space="0" w:sz="12" w:val="dotted"/>
              <w:right w:color="009384" w:space="0" w:sz="12" w:val="dotted"/>
            </w:tcBorders>
            <w:tcMar>
              <w:top w:w="72.0" w:type="dxa"/>
              <w:left w:w="72.0" w:type="dxa"/>
              <w:bottom w:w="72.0" w:type="dxa"/>
              <w:right w:w="72.0" w:type="dxa"/>
            </w:tcMar>
            <w:vAlign w:val="center"/>
          </w:tcPr>
          <w:p w:rsidR="00000000" w:rsidDel="00000000" w:rsidP="00000000" w:rsidRDefault="00000000" w:rsidRPr="00000000" w14:paraId="0000011A">
            <w:pPr>
              <w:numPr>
                <w:ilvl w:val="0"/>
                <w:numId w:val="10"/>
              </w:numPr>
              <w:spacing w:after="0" w:lineRule="auto"/>
              <w:ind w:left="360" w:right="-60" w:hanging="360"/>
              <w:rPr/>
            </w:pPr>
            <w:r w:rsidDel="00000000" w:rsidR="00000000" w:rsidRPr="00000000">
              <w:rPr>
                <w:rFonts w:ascii="Arial" w:cs="Arial" w:eastAsia="Arial" w:hAnsi="Arial"/>
                <w:rtl w:val="0"/>
              </w:rPr>
              <w:t xml:space="preserve">The applicant is a Member of the Santiago Network or has submitted an Expression of Interest in line with the</w:t>
            </w:r>
            <w:hyperlink r:id="rId43">
              <w:r w:rsidDel="00000000" w:rsidR="00000000" w:rsidRPr="00000000">
                <w:rPr>
                  <w:rFonts w:ascii="Arial" w:cs="Arial" w:eastAsia="Arial" w:hAnsi="Arial"/>
                  <w:color w:val="1155cc"/>
                  <w:u w:val="single"/>
                  <w:rtl w:val="0"/>
                </w:rPr>
                <w:t xml:space="preserve"> membership guidelines</w:t>
              </w:r>
            </w:hyperlink>
            <w:r w:rsidDel="00000000" w:rsidR="00000000" w:rsidRPr="00000000">
              <w:rPr>
                <w:rFonts w:ascii="Arial" w:cs="Arial" w:eastAsia="Arial" w:hAnsi="Arial"/>
                <w:rtl w:val="0"/>
              </w:rPr>
              <w:t xml:space="preserve"> prior to the deadline indicated for proposal submissions in this Call for Proposals and subsequently approved as Member.</w:t>
            </w:r>
            <w:r w:rsidDel="00000000" w:rsidR="00000000" w:rsidRPr="00000000">
              <w:rPr>
                <w:rtl w:val="0"/>
              </w:rPr>
            </w:r>
          </w:p>
        </w:tc>
        <w:tc>
          <w:tcPr>
            <w:tcBorders>
              <w:top w:color="000000" w:space="0" w:sz="0" w:val="nil"/>
              <w:left w:color="009384" w:space="0" w:sz="12" w:val="dotted"/>
              <w:bottom w:color="009384" w:space="0" w:sz="12" w:val="dotted"/>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11B">
            <w:pPr>
              <w:numPr>
                <w:ilvl w:val="0"/>
                <w:numId w:val="16"/>
              </w:numPr>
              <w:spacing w:after="0" w:lineRule="auto"/>
              <w:ind w:left="449" w:right="-45" w:hanging="270"/>
              <w:rPr>
                <w:rFonts w:ascii="Arial" w:cs="Arial" w:eastAsia="Arial" w:hAnsi="Arial"/>
                <w:b w:val="1"/>
                <w:bCs w:val="1"/>
              </w:rPr>
            </w:pPr>
            <w:r w:rsidDel="00000000" w:rsidR="00000000" w:rsidRPr="00000000">
              <w:rPr>
                <w:rFonts w:ascii="Arial" w:cs="Arial" w:eastAsia="Arial" w:hAnsi="Arial"/>
                <w:b w:val="1"/>
                <w:bCs w:val="1"/>
                <w:rtl w:val="0"/>
              </w:rPr>
              <w:t xml:space="preserve">Declarations</w:t>
            </w:r>
          </w:p>
          <w:p w:rsidR="00000000" w:rsidDel="00000000" w:rsidP="00000000" w:rsidRDefault="00000000" w:rsidRPr="00000000" w14:paraId="0000011C">
            <w:pPr>
              <w:numPr>
                <w:ilvl w:val="0"/>
                <w:numId w:val="16"/>
              </w:numPr>
              <w:spacing w:after="0" w:lineRule="auto"/>
              <w:ind w:left="449" w:right="-45" w:hanging="270"/>
              <w:rPr>
                <w:rFonts w:ascii="Arial" w:cs="Arial" w:eastAsia="Arial" w:hAnsi="Arial"/>
              </w:rPr>
            </w:pPr>
            <w:r w:rsidDel="00000000" w:rsidR="00000000" w:rsidRPr="00000000">
              <w:rPr>
                <w:rFonts w:ascii="Arial" w:cs="Arial" w:eastAsia="Arial" w:hAnsi="Arial"/>
                <w:rtl w:val="0"/>
              </w:rPr>
              <w:t xml:space="preserve">Santiago Network membership database / Expression of Interest for Santiago Network membership</w:t>
            </w:r>
          </w:p>
        </w:tc>
      </w:tr>
      <w:tr>
        <w:trPr>
          <w:cantSplit w:val="0"/>
          <w:trHeight w:val="990" w:hRule="atLeast"/>
          <w:tblHeader w:val="0"/>
        </w:trPr>
        <w:tc>
          <w:tcPr>
            <w:tcBorders>
              <w:top w:color="009384" w:space="0" w:sz="12" w:val="dotted"/>
              <w:left w:color="000000" w:space="0" w:sz="0" w:val="nil"/>
              <w:bottom w:color="009384" w:space="0" w:sz="12" w:val="dotted"/>
              <w:right w:color="009384" w:space="0" w:sz="12" w:val="dotted"/>
            </w:tcBorders>
            <w:tcMar>
              <w:top w:w="72.0" w:type="dxa"/>
              <w:left w:w="72.0" w:type="dxa"/>
              <w:bottom w:w="72.0" w:type="dxa"/>
              <w:right w:w="72.0" w:type="dxa"/>
            </w:tcMar>
            <w:vAlign w:val="center"/>
          </w:tcPr>
          <w:p w:rsidR="00000000" w:rsidDel="00000000" w:rsidP="00000000" w:rsidRDefault="00000000" w:rsidRPr="00000000" w14:paraId="0000011D">
            <w:pPr>
              <w:numPr>
                <w:ilvl w:val="0"/>
                <w:numId w:val="10"/>
              </w:numPr>
              <w:spacing w:after="0" w:lineRule="auto"/>
              <w:ind w:left="360" w:right="-60" w:hanging="360"/>
              <w:rPr/>
            </w:pPr>
            <w:r w:rsidDel="00000000" w:rsidR="00000000" w:rsidRPr="00000000">
              <w:rPr>
                <w:rFonts w:ascii="Arial" w:cs="Arial" w:eastAsia="Arial" w:hAnsi="Arial"/>
                <w:rtl w:val="0"/>
              </w:rPr>
              <w:t xml:space="preserve">The applicant is eligible as defined in Article 1, “Applicant Eligibility” in the </w:t>
            </w:r>
            <w:hyperlink r:id="rId44">
              <w:r w:rsidDel="00000000" w:rsidR="00000000" w:rsidRPr="00000000">
                <w:rPr>
                  <w:rFonts w:ascii="Arial" w:cs="Arial" w:eastAsia="Arial" w:hAnsi="Arial"/>
                  <w:color w:val="009384"/>
                  <w:rtl w:val="0"/>
                </w:rPr>
                <w:t xml:space="preserve">Instructions to Applicants</w:t>
              </w:r>
            </w:hyperlink>
            <w:r w:rsidDel="00000000" w:rsidR="00000000" w:rsidRPr="00000000">
              <w:rPr>
                <w:rFonts w:ascii="Arial" w:cs="Arial" w:eastAsia="Arial" w:hAnsi="Arial"/>
                <w:color w:val="009384"/>
                <w:rtl w:val="0"/>
              </w:rPr>
              <w:t xml:space="preserve"> </w:t>
            </w:r>
            <w:r w:rsidDel="00000000" w:rsidR="00000000" w:rsidRPr="00000000">
              <w:rPr>
                <w:rFonts w:ascii="Arial" w:cs="Arial" w:eastAsia="Arial" w:hAnsi="Arial"/>
                <w:rtl w:val="0"/>
              </w:rPr>
              <w:t xml:space="preserve">and the </w:t>
            </w:r>
            <w:hyperlink r:id="rId45">
              <w:r w:rsidDel="00000000" w:rsidR="00000000" w:rsidRPr="00000000">
                <w:rPr>
                  <w:rFonts w:ascii="Arial" w:cs="Arial" w:eastAsia="Arial" w:hAnsi="Arial"/>
                  <w:color w:val="1155cc"/>
                  <w:u w:val="single"/>
                  <w:rtl w:val="0"/>
                </w:rPr>
                <w:t xml:space="preserve">Guidelines on preventing potential and addressing actual and perceived conflicts of interest in relation to the Santiago Network</w:t>
              </w:r>
            </w:hyperlink>
            <w:r w:rsidDel="00000000" w:rsidR="00000000" w:rsidRPr="00000000">
              <w:rPr>
                <w:rFonts w:ascii="Arial" w:cs="Arial" w:eastAsia="Arial" w:hAnsi="Arial"/>
                <w:rtl w:val="0"/>
              </w:rPr>
              <w:t xml:space="preserve">.</w:t>
            </w:r>
            <w:r w:rsidDel="00000000" w:rsidR="00000000" w:rsidRPr="00000000">
              <w:rPr>
                <w:rtl w:val="0"/>
              </w:rPr>
            </w:r>
          </w:p>
        </w:tc>
        <w:tc>
          <w:tcPr>
            <w:tcBorders>
              <w:top w:color="009384" w:space="0" w:sz="12" w:val="dotted"/>
              <w:left w:color="009384" w:space="0" w:sz="12" w:val="dotted"/>
              <w:bottom w:color="009384" w:space="0" w:sz="12" w:val="dotted"/>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11E">
            <w:pPr>
              <w:numPr>
                <w:ilvl w:val="0"/>
                <w:numId w:val="17"/>
              </w:numPr>
              <w:spacing w:after="0" w:lineRule="auto"/>
              <w:ind w:left="450" w:right="-45" w:hanging="270"/>
              <w:rPr>
                <w:b w:val="1"/>
                <w:bCs w:val="1"/>
                <w:color w:val="000000"/>
              </w:rPr>
            </w:pPr>
            <w:r w:rsidDel="00000000" w:rsidR="00000000" w:rsidRPr="00000000">
              <w:rPr>
                <w:rFonts w:ascii="Arial" w:cs="Arial" w:eastAsia="Arial" w:hAnsi="Arial"/>
                <w:b w:val="1"/>
                <w:bCs w:val="1"/>
                <w:rtl w:val="0"/>
              </w:rPr>
              <w:t xml:space="preserve">Proposal</w:t>
            </w:r>
            <w:r w:rsidDel="00000000" w:rsidR="00000000" w:rsidRPr="00000000">
              <w:rPr>
                <w:rtl w:val="0"/>
              </w:rPr>
            </w:r>
          </w:p>
          <w:p w:rsidR="00000000" w:rsidDel="00000000" w:rsidP="00000000" w:rsidRDefault="00000000" w:rsidRPr="00000000" w14:paraId="0000011F">
            <w:pPr>
              <w:numPr>
                <w:ilvl w:val="0"/>
                <w:numId w:val="17"/>
              </w:numPr>
              <w:spacing w:after="0" w:lineRule="auto"/>
              <w:ind w:left="450" w:right="-45" w:hanging="270"/>
              <w:rPr>
                <w:b w:val="1"/>
                <w:bCs w:val="1"/>
                <w:color w:val="000000"/>
              </w:rPr>
            </w:pPr>
            <w:r w:rsidDel="00000000" w:rsidR="00000000" w:rsidRPr="00000000">
              <w:rPr>
                <w:rFonts w:ascii="Arial" w:cs="Arial" w:eastAsia="Arial" w:hAnsi="Arial"/>
                <w:b w:val="1"/>
                <w:bCs w:val="1"/>
                <w:rtl w:val="0"/>
              </w:rPr>
              <w:t xml:space="preserve">Annex 1: Declarations</w:t>
            </w:r>
            <w:r w:rsidDel="00000000" w:rsidR="00000000" w:rsidRPr="00000000">
              <w:rPr>
                <w:rtl w:val="0"/>
              </w:rPr>
            </w:r>
          </w:p>
          <w:p w:rsidR="00000000" w:rsidDel="00000000" w:rsidP="00000000" w:rsidRDefault="00000000" w:rsidRPr="00000000" w14:paraId="00000120">
            <w:pPr>
              <w:spacing w:after="0" w:lineRule="auto"/>
              <w:ind w:left="450" w:right="-45" w:firstLine="0"/>
              <w:rPr>
                <w:rFonts w:ascii="Arial" w:cs="Arial" w:eastAsia="Arial" w:hAnsi="Arial"/>
                <w:b w:val="1"/>
                <w:bCs w:val="1"/>
              </w:rPr>
            </w:pPr>
            <w:r w:rsidDel="00000000" w:rsidR="00000000" w:rsidRPr="00000000">
              <w:rPr>
                <w:rtl w:val="0"/>
              </w:rPr>
            </w:r>
          </w:p>
        </w:tc>
      </w:tr>
      <w:tr>
        <w:trPr>
          <w:cantSplit w:val="0"/>
          <w:trHeight w:val="867" w:hRule="atLeast"/>
          <w:tblHeader w:val="0"/>
        </w:trPr>
        <w:tc>
          <w:tcPr>
            <w:tcBorders>
              <w:top w:color="009384" w:space="0" w:sz="12" w:val="dotted"/>
              <w:left w:color="000000" w:space="0" w:sz="0" w:val="nil"/>
              <w:bottom w:color="009384" w:space="0" w:sz="12" w:val="dotted"/>
              <w:right w:color="009384" w:space="0" w:sz="12" w:val="dotted"/>
            </w:tcBorders>
            <w:tcMar>
              <w:top w:w="72.0" w:type="dxa"/>
              <w:left w:w="72.0" w:type="dxa"/>
              <w:bottom w:w="72.0" w:type="dxa"/>
              <w:right w:w="72.0" w:type="dxa"/>
            </w:tcMar>
            <w:vAlign w:val="center"/>
          </w:tcPr>
          <w:p w:rsidR="00000000" w:rsidDel="00000000" w:rsidP="00000000" w:rsidRDefault="00000000" w:rsidRPr="00000000" w14:paraId="00000121">
            <w:pPr>
              <w:numPr>
                <w:ilvl w:val="0"/>
                <w:numId w:val="10"/>
              </w:numPr>
              <w:spacing w:after="0" w:lineRule="auto"/>
              <w:ind w:left="360" w:right="-60" w:hanging="360"/>
              <w:rPr/>
            </w:pPr>
            <w:r w:rsidDel="00000000" w:rsidR="00000000" w:rsidRPr="00000000">
              <w:rPr>
                <w:rFonts w:ascii="Arial" w:cs="Arial" w:eastAsia="Arial" w:hAnsi="Arial"/>
                <w:rtl w:val="0"/>
              </w:rPr>
              <w:t xml:space="preserve">The proposal is complete and includes all completed forms and other documentation requested in the </w:t>
            </w:r>
            <w:hyperlink w:anchor="_heading=h.i02wcsh35c3v">
              <w:r w:rsidDel="00000000" w:rsidR="00000000" w:rsidRPr="00000000">
                <w:rPr>
                  <w:rFonts w:ascii="Arial" w:cs="Arial" w:eastAsia="Arial" w:hAnsi="Arial"/>
                  <w:color w:val="009384"/>
                  <w:rtl w:val="0"/>
                </w:rPr>
                <w:t xml:space="preserve">Particulars, ‘Content of proposal submissions’</w:t>
              </w:r>
            </w:hyperlink>
            <w:r w:rsidDel="00000000" w:rsidR="00000000" w:rsidRPr="00000000">
              <w:rPr>
                <w:rFonts w:ascii="Arial" w:cs="Arial" w:eastAsia="Arial" w:hAnsi="Arial"/>
                <w:rtl w:val="0"/>
              </w:rPr>
              <w:t xml:space="preserve">.</w:t>
            </w:r>
            <w:r w:rsidDel="00000000" w:rsidR="00000000" w:rsidRPr="00000000">
              <w:rPr>
                <w:rtl w:val="0"/>
              </w:rPr>
            </w:r>
          </w:p>
        </w:tc>
        <w:tc>
          <w:tcPr>
            <w:tcBorders>
              <w:top w:color="009384" w:space="0" w:sz="12" w:val="dotted"/>
              <w:left w:color="009384" w:space="0" w:sz="12" w:val="dotted"/>
              <w:bottom w:color="009384" w:space="0" w:sz="12" w:val="dotted"/>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122">
            <w:pPr>
              <w:numPr>
                <w:ilvl w:val="0"/>
                <w:numId w:val="12"/>
              </w:numPr>
              <w:spacing w:after="0" w:lineRule="auto"/>
              <w:ind w:left="360" w:right="-45" w:hanging="180"/>
              <w:rPr>
                <w:highlight w:val="white"/>
              </w:rPr>
            </w:pPr>
            <w:r w:rsidDel="00000000" w:rsidR="00000000" w:rsidRPr="00000000">
              <w:rPr>
                <w:rFonts w:ascii="Arial" w:cs="Arial" w:eastAsia="Arial" w:hAnsi="Arial"/>
                <w:highlight w:val="white"/>
                <w:rtl w:val="0"/>
              </w:rPr>
              <w:t xml:space="preserve">All documentation requested in the </w:t>
            </w:r>
            <w:hyperlink w:anchor="_heading=h.i02wcsh35c3v">
              <w:r w:rsidDel="00000000" w:rsidR="00000000" w:rsidRPr="00000000">
                <w:rPr>
                  <w:rFonts w:ascii="Arial" w:cs="Arial" w:eastAsia="Arial" w:hAnsi="Arial"/>
                  <w:color w:val="009384"/>
                  <w:highlight w:val="white"/>
                  <w:rtl w:val="0"/>
                </w:rPr>
                <w:t xml:space="preserve">Particulars, ‘Content of proposal submissions’</w:t>
              </w:r>
            </w:hyperlink>
            <w:r w:rsidDel="00000000" w:rsidR="00000000" w:rsidRPr="00000000">
              <w:rPr>
                <w:rtl w:val="0"/>
              </w:rPr>
            </w:r>
          </w:p>
        </w:tc>
      </w:tr>
      <w:tr>
        <w:trPr>
          <w:cantSplit w:val="0"/>
          <w:trHeight w:val="567" w:hRule="atLeast"/>
          <w:tblHeader w:val="0"/>
        </w:trPr>
        <w:tc>
          <w:tcPr>
            <w:tcBorders>
              <w:top w:color="009384" w:space="0" w:sz="12" w:val="dotted"/>
              <w:left w:color="000000" w:space="0" w:sz="0" w:val="nil"/>
              <w:bottom w:color="009384" w:space="0" w:sz="12" w:val="dotted"/>
              <w:right w:color="009384" w:space="0" w:sz="12" w:val="dotted"/>
            </w:tcBorders>
            <w:tcMar>
              <w:top w:w="72.0" w:type="dxa"/>
              <w:left w:w="72.0" w:type="dxa"/>
              <w:bottom w:w="72.0" w:type="dxa"/>
              <w:right w:w="72.0" w:type="dxa"/>
            </w:tcMar>
            <w:vAlign w:val="center"/>
          </w:tcPr>
          <w:p w:rsidR="00000000" w:rsidDel="00000000" w:rsidP="00000000" w:rsidRDefault="00000000" w:rsidRPr="00000000" w14:paraId="00000123">
            <w:pPr>
              <w:numPr>
                <w:ilvl w:val="0"/>
                <w:numId w:val="10"/>
              </w:numPr>
              <w:spacing w:after="0" w:lineRule="auto"/>
              <w:ind w:left="360" w:right="-60" w:hanging="360"/>
              <w:rPr/>
            </w:pPr>
            <w:r w:rsidDel="00000000" w:rsidR="00000000" w:rsidRPr="00000000">
              <w:rPr>
                <w:rFonts w:ascii="Arial" w:cs="Arial" w:eastAsia="Arial" w:hAnsi="Arial"/>
                <w:rtl w:val="0"/>
              </w:rPr>
              <w:t xml:space="preserve">The applicant accepts the conditions in the template for agreement, as specified in the </w:t>
            </w:r>
            <w:hyperlink w:anchor="_heading=h.8gusuzqbkmbr">
              <w:r w:rsidDel="00000000" w:rsidR="00000000" w:rsidRPr="00000000">
                <w:rPr>
                  <w:rFonts w:ascii="Arial" w:cs="Arial" w:eastAsia="Arial" w:hAnsi="Arial"/>
                  <w:color w:val="009384"/>
                  <w:rtl w:val="0"/>
                </w:rPr>
                <w:t xml:space="preserve">Particulars, ‘Type of legal instrument’</w:t>
              </w:r>
            </w:hyperlink>
            <w:r w:rsidDel="00000000" w:rsidR="00000000" w:rsidRPr="00000000">
              <w:rPr>
                <w:rFonts w:ascii="Arial" w:cs="Arial" w:eastAsia="Arial" w:hAnsi="Arial"/>
                <w:rtl w:val="0"/>
              </w:rPr>
              <w:t xml:space="preserve">.</w:t>
            </w:r>
            <w:r w:rsidDel="00000000" w:rsidR="00000000" w:rsidRPr="00000000">
              <w:rPr>
                <w:rtl w:val="0"/>
              </w:rPr>
            </w:r>
          </w:p>
        </w:tc>
        <w:tc>
          <w:tcPr>
            <w:tcBorders>
              <w:top w:color="009384" w:space="0" w:sz="12" w:val="dotted"/>
              <w:left w:color="009384" w:space="0" w:sz="12" w:val="dotted"/>
              <w:bottom w:color="009384" w:space="0" w:sz="12" w:val="dotted"/>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124">
            <w:pPr>
              <w:numPr>
                <w:ilvl w:val="0"/>
                <w:numId w:val="21"/>
              </w:numPr>
              <w:spacing w:after="0" w:lineRule="auto"/>
              <w:ind w:left="360" w:right="-45" w:hanging="180"/>
              <w:rPr>
                <w:b w:val="1"/>
                <w:bCs w:val="1"/>
              </w:rPr>
            </w:pPr>
            <w:r w:rsidDel="00000000" w:rsidR="00000000" w:rsidRPr="00000000">
              <w:rPr>
                <w:rFonts w:ascii="Arial" w:cs="Arial" w:eastAsia="Arial" w:hAnsi="Arial"/>
                <w:b w:val="1"/>
                <w:bCs w:val="1"/>
                <w:rtl w:val="0"/>
              </w:rPr>
              <w:t xml:space="preserve">Annex 1: Declarations</w:t>
            </w:r>
            <w:r w:rsidDel="00000000" w:rsidR="00000000" w:rsidRPr="00000000">
              <w:rPr>
                <w:rtl w:val="0"/>
              </w:rPr>
            </w:r>
          </w:p>
        </w:tc>
      </w:tr>
      <w:tr>
        <w:trPr>
          <w:cantSplit w:val="0"/>
          <w:trHeight w:val="567" w:hRule="atLeast"/>
          <w:tblHeader w:val="0"/>
        </w:trPr>
        <w:tc>
          <w:tcPr>
            <w:tcBorders>
              <w:top w:color="009384" w:space="0" w:sz="12" w:val="dotted"/>
              <w:left w:color="000000" w:space="0" w:sz="0" w:val="nil"/>
              <w:bottom w:color="009384" w:space="0" w:sz="12" w:val="dotted"/>
              <w:right w:color="009384" w:space="0" w:sz="12" w:val="dotted"/>
            </w:tcBorders>
            <w:tcMar>
              <w:top w:w="72.0" w:type="dxa"/>
              <w:left w:w="72.0" w:type="dxa"/>
              <w:bottom w:w="72.0" w:type="dxa"/>
              <w:right w:w="72.0" w:type="dxa"/>
            </w:tcMar>
            <w:vAlign w:val="center"/>
          </w:tcPr>
          <w:p w:rsidR="00000000" w:rsidDel="00000000" w:rsidP="00000000" w:rsidRDefault="00000000" w:rsidRPr="00000000" w14:paraId="00000125">
            <w:pPr>
              <w:numPr>
                <w:ilvl w:val="0"/>
                <w:numId w:val="10"/>
              </w:numPr>
              <w:spacing w:after="0" w:lineRule="auto"/>
              <w:ind w:left="360" w:right="-53" w:hanging="360"/>
              <w:rPr/>
            </w:pPr>
            <w:r w:rsidDel="00000000" w:rsidR="00000000" w:rsidRPr="00000000">
              <w:rPr>
                <w:rFonts w:ascii="Arial" w:cs="Arial" w:eastAsia="Arial" w:hAnsi="Arial"/>
                <w:rtl w:val="0"/>
              </w:rPr>
              <w:t xml:space="preserve">The applicant must demonstrate experience in implementing projects and initiatives on topics related to </w:t>
            </w:r>
            <w:r w:rsidDel="00000000" w:rsidR="00000000" w:rsidRPr="00000000">
              <w:rPr>
                <w:rFonts w:ascii="Arial" w:cs="Arial" w:eastAsia="Arial" w:hAnsi="Arial"/>
                <w:rtl w:val="0"/>
              </w:rPr>
              <w:t xml:space="preserve">climate risk assessment, post-disaster planning, non-economic loss and damage, and climate finance readiness in Africa, particularly in francophone West Africa, or similar contexts.</w:t>
            </w:r>
            <w:r w:rsidDel="00000000" w:rsidR="00000000" w:rsidRPr="00000000">
              <w:rPr>
                <w:rtl w:val="0"/>
              </w:rPr>
            </w:r>
          </w:p>
          <w:p w:rsidR="00000000" w:rsidDel="00000000" w:rsidP="00000000" w:rsidRDefault="00000000" w:rsidRPr="00000000" w14:paraId="00000126">
            <w:pPr>
              <w:spacing w:after="0" w:lineRule="auto"/>
              <w:ind w:left="360" w:right="-53" w:firstLine="0"/>
              <w:rPr>
                <w:rFonts w:ascii="Arial" w:cs="Arial" w:eastAsia="Arial" w:hAnsi="Arial"/>
              </w:rPr>
            </w:pPr>
            <w:r w:rsidDel="00000000" w:rsidR="00000000" w:rsidRPr="00000000">
              <w:rPr>
                <w:rtl w:val="0"/>
              </w:rPr>
            </w:r>
          </w:p>
        </w:tc>
        <w:tc>
          <w:tcPr>
            <w:tcBorders>
              <w:top w:color="009384" w:space="0" w:sz="12" w:val="dotted"/>
              <w:left w:color="009384" w:space="0" w:sz="12" w:val="dotted"/>
              <w:bottom w:color="009384" w:space="0" w:sz="12" w:val="dotted"/>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127">
            <w:pPr>
              <w:numPr>
                <w:ilvl w:val="0"/>
                <w:numId w:val="21"/>
              </w:numPr>
              <w:spacing w:after="0" w:lineRule="auto"/>
              <w:ind w:left="360" w:right="-45" w:hanging="180"/>
              <w:rPr>
                <w:b w:val="1"/>
                <w:bCs w:val="1"/>
              </w:rPr>
            </w:pPr>
            <w:r w:rsidDel="00000000" w:rsidR="00000000" w:rsidRPr="00000000">
              <w:rPr>
                <w:rFonts w:ascii="Arial" w:cs="Arial" w:eastAsia="Arial" w:hAnsi="Arial"/>
                <w:b w:val="1"/>
                <w:bCs w:val="1"/>
                <w:rtl w:val="0"/>
              </w:rPr>
              <w:t xml:space="preserve">Proposal</w:t>
            </w:r>
            <w:r w:rsidDel="00000000" w:rsidR="00000000" w:rsidRPr="00000000">
              <w:rPr>
                <w:rtl w:val="0"/>
              </w:rPr>
            </w:r>
          </w:p>
          <w:p w:rsidR="00000000" w:rsidDel="00000000" w:rsidP="00000000" w:rsidRDefault="00000000" w:rsidRPr="00000000" w14:paraId="00000128">
            <w:pPr>
              <w:numPr>
                <w:ilvl w:val="0"/>
                <w:numId w:val="21"/>
              </w:numPr>
              <w:spacing w:after="0" w:lineRule="auto"/>
              <w:ind w:left="360" w:right="-45" w:hanging="180"/>
              <w:rPr>
                <w:rFonts w:ascii="Arial" w:cs="Arial" w:eastAsia="Arial" w:hAnsi="Arial"/>
              </w:rPr>
            </w:pPr>
            <w:r w:rsidDel="00000000" w:rsidR="00000000" w:rsidRPr="00000000">
              <w:rPr>
                <w:rFonts w:ascii="Arial" w:cs="Arial" w:eastAsia="Arial" w:hAnsi="Arial"/>
                <w:rtl w:val="0"/>
              </w:rPr>
              <w:t xml:space="preserve">Annex 3: Supporting documents, including project summaries, reports, research papers, reference letters, etc.</w:t>
            </w:r>
          </w:p>
        </w:tc>
      </w:tr>
      <w:tr>
        <w:trPr>
          <w:cantSplit w:val="0"/>
          <w:trHeight w:val="180" w:hRule="atLeast"/>
          <w:tblHeader w:val="0"/>
        </w:trPr>
        <w:tc>
          <w:tcPr>
            <w:tcBorders>
              <w:top w:color="009384" w:space="0" w:sz="12" w:val="dotted"/>
              <w:left w:color="000000" w:space="0" w:sz="0" w:val="nil"/>
              <w:bottom w:color="009384" w:space="0" w:sz="18" w:val="single"/>
              <w:right w:color="009384" w:space="0" w:sz="12" w:val="dotted"/>
            </w:tcBorders>
            <w:tcMar>
              <w:top w:w="72.0" w:type="dxa"/>
              <w:left w:w="72.0" w:type="dxa"/>
              <w:bottom w:w="72.0" w:type="dxa"/>
              <w:right w:w="72.0" w:type="dxa"/>
            </w:tcMar>
            <w:vAlign w:val="center"/>
          </w:tcPr>
          <w:p w:rsidR="00000000" w:rsidDel="00000000" w:rsidP="00000000" w:rsidRDefault="00000000" w:rsidRPr="00000000" w14:paraId="00000129">
            <w:pPr>
              <w:numPr>
                <w:ilvl w:val="0"/>
                <w:numId w:val="10"/>
              </w:numPr>
              <w:spacing w:after="0" w:lineRule="auto"/>
              <w:ind w:left="360" w:right="-53" w:hanging="360"/>
              <w:rPr/>
            </w:pPr>
            <w:r w:rsidDel="00000000" w:rsidR="00000000" w:rsidRPr="00000000">
              <w:rPr>
                <w:rFonts w:ascii="Arial" w:cs="Arial" w:eastAsia="Arial" w:hAnsi="Arial"/>
                <w:rtl w:val="0"/>
              </w:rPr>
              <w:t xml:space="preserve">The applicant must demonstrate a minimum of 10 years of proven experience implementing similar types of technical assistance/activities as outlined in this Call for Proposals.</w:t>
            </w:r>
            <w:r w:rsidDel="00000000" w:rsidR="00000000" w:rsidRPr="00000000">
              <w:rPr>
                <w:rtl w:val="0"/>
              </w:rPr>
            </w:r>
          </w:p>
        </w:tc>
        <w:tc>
          <w:tcPr>
            <w:tcBorders>
              <w:top w:color="009384" w:space="0" w:sz="12" w:val="dotted"/>
              <w:left w:color="009384" w:space="0" w:sz="12" w:val="dotted"/>
              <w:bottom w:color="009384" w:space="0" w:sz="18" w:val="single"/>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12A">
            <w:pPr>
              <w:numPr>
                <w:ilvl w:val="0"/>
                <w:numId w:val="5"/>
              </w:numPr>
              <w:spacing w:after="0" w:lineRule="auto"/>
              <w:ind w:left="360" w:right="-45" w:hanging="180"/>
              <w:rPr>
                <w:b w:val="1"/>
                <w:bCs w:val="1"/>
              </w:rPr>
            </w:pPr>
            <w:r w:rsidDel="00000000" w:rsidR="00000000" w:rsidRPr="00000000">
              <w:rPr>
                <w:rFonts w:ascii="Arial" w:cs="Arial" w:eastAsia="Arial" w:hAnsi="Arial"/>
                <w:b w:val="1"/>
                <w:bCs w:val="1"/>
                <w:rtl w:val="0"/>
              </w:rPr>
              <w:t xml:space="preserve">Proposal</w:t>
            </w:r>
            <w:r w:rsidDel="00000000" w:rsidR="00000000" w:rsidRPr="00000000">
              <w:rPr>
                <w:rtl w:val="0"/>
              </w:rPr>
            </w:r>
          </w:p>
          <w:p w:rsidR="00000000" w:rsidDel="00000000" w:rsidP="00000000" w:rsidRDefault="00000000" w:rsidRPr="00000000" w14:paraId="0000012B">
            <w:pPr>
              <w:numPr>
                <w:ilvl w:val="0"/>
                <w:numId w:val="5"/>
              </w:numPr>
              <w:spacing w:after="0" w:lineRule="auto"/>
              <w:ind w:left="360" w:right="-45" w:hanging="180"/>
              <w:rPr>
                <w:b w:val="1"/>
                <w:bCs w:val="1"/>
              </w:rPr>
            </w:pPr>
            <w:r w:rsidDel="00000000" w:rsidR="00000000" w:rsidRPr="00000000">
              <w:rPr>
                <w:rFonts w:ascii="Arial" w:cs="Arial" w:eastAsia="Arial" w:hAnsi="Arial"/>
                <w:rtl w:val="0"/>
              </w:rPr>
              <w:t xml:space="preserve">Annex 3:</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Supporting documents, including project summaries, reports, research papers, reference letters, etc.</w:t>
            </w:r>
            <w:r w:rsidDel="00000000" w:rsidR="00000000" w:rsidRPr="00000000">
              <w:rPr>
                <w:rtl w:val="0"/>
              </w:rPr>
            </w:r>
          </w:p>
        </w:tc>
      </w:tr>
    </w:tbl>
    <w:p w:rsidR="00000000" w:rsidDel="00000000" w:rsidP="00000000" w:rsidRDefault="00000000" w:rsidRPr="00000000" w14:paraId="0000012C">
      <w:pPr>
        <w:spacing w:after="0" w:lineRule="auto"/>
        <w:ind w:right="1110"/>
        <w:rPr/>
      </w:pPr>
      <w:r w:rsidDel="00000000" w:rsidR="00000000" w:rsidRPr="00000000">
        <w:rPr>
          <w:rtl w:val="0"/>
        </w:rPr>
      </w:r>
    </w:p>
    <w:p w:rsidR="00000000" w:rsidDel="00000000" w:rsidP="00000000" w:rsidRDefault="00000000" w:rsidRPr="00000000" w14:paraId="0000012D">
      <w:pPr>
        <w:spacing w:after="0" w:lineRule="auto"/>
        <w:ind w:right="1110"/>
        <w:rPr/>
      </w:pPr>
      <w:r w:rsidDel="00000000" w:rsidR="00000000" w:rsidRPr="00000000">
        <w:rPr>
          <w:rtl w:val="0"/>
        </w:rPr>
      </w:r>
    </w:p>
    <w:p w:rsidR="00000000" w:rsidDel="00000000" w:rsidP="00000000" w:rsidRDefault="00000000" w:rsidRPr="00000000" w14:paraId="0000012E">
      <w:pPr>
        <w:pStyle w:val="Heading2"/>
        <w:numPr>
          <w:ilvl w:val="1"/>
          <w:numId w:val="22"/>
        </w:numPr>
        <w:ind w:left="630" w:hanging="270"/>
        <w:rPr/>
      </w:pPr>
      <w:bookmarkStart w:colFirst="0" w:colLast="0" w:name="_heading=h.5d08f2x9o9l" w:id="47"/>
      <w:bookmarkEnd w:id="47"/>
      <w:r w:rsidDel="00000000" w:rsidR="00000000" w:rsidRPr="00000000">
        <w:rPr>
          <w:rtl w:val="0"/>
        </w:rPr>
        <w:t xml:space="preserve">Technical evaluation</w:t>
      </w:r>
    </w:p>
    <w:tbl>
      <w:tblPr>
        <w:tblStyle w:val="Table7"/>
        <w:tblW w:w="9255.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395"/>
        <w:tblGridChange w:id="0">
          <w:tblGrid>
            <w:gridCol w:w="4860"/>
            <w:gridCol w:w="4395"/>
          </w:tblGrid>
        </w:tblGridChange>
      </w:tblGrid>
      <w:tr>
        <w:trPr>
          <w:cantSplit w:val="0"/>
          <w:trHeight w:val="465" w:hRule="atLeast"/>
          <w:tblHeader w:val="1"/>
        </w:trPr>
        <w:tc>
          <w:tcPr>
            <w:gridSpan w:val="2"/>
            <w:tcBorders>
              <w:top w:color="009384" w:space="0" w:sz="4" w:val="single"/>
              <w:left w:color="009384" w:space="0" w:sz="4" w:val="single"/>
              <w:bottom w:color="000000" w:space="0" w:sz="0" w:val="nil"/>
              <w:right w:color="009384" w:space="0" w:sz="18" w:val="single"/>
            </w:tcBorders>
            <w:shd w:fill="009384" w:val="clear"/>
            <w:vAlign w:val="center"/>
          </w:tcPr>
          <w:p w:rsidR="00000000" w:rsidDel="00000000" w:rsidP="00000000" w:rsidRDefault="00000000" w:rsidRPr="00000000" w14:paraId="0000012F">
            <w:pPr>
              <w:pStyle w:val="Heading2"/>
              <w:spacing w:line="240" w:lineRule="auto"/>
              <w:rPr>
                <w:color w:val="ffffff"/>
              </w:rPr>
            </w:pPr>
            <w:bookmarkStart w:colFirst="0" w:colLast="0" w:name="_heading=h.adko18nzui4c" w:id="48"/>
            <w:bookmarkEnd w:id="48"/>
            <w:r w:rsidDel="00000000" w:rsidR="00000000" w:rsidRPr="00000000">
              <w:rPr>
                <w:color w:val="ffffff"/>
                <w:rtl w:val="0"/>
              </w:rPr>
              <w:t xml:space="preserve">Table 2 TECHNICAL CRITERIA</w:t>
            </w:r>
          </w:p>
        </w:tc>
      </w:tr>
      <w:tr>
        <w:trPr>
          <w:cantSplit w:val="0"/>
          <w:trHeight w:val="690" w:hRule="atLeast"/>
          <w:tblHeader w:val="1"/>
        </w:trPr>
        <w:tc>
          <w:tcPr>
            <w:tcBorders>
              <w:top w:color="000000" w:space="0" w:sz="0" w:val="nil"/>
              <w:left w:color="000000" w:space="0" w:sz="0" w:val="nil"/>
              <w:bottom w:color="000000" w:space="0" w:sz="0" w:val="nil"/>
              <w:right w:color="ffffff" w:space="0" w:sz="18" w:val="single"/>
            </w:tcBorders>
            <w:shd w:fill="f3f3f3" w:val="clear"/>
            <w:vAlign w:val="center"/>
          </w:tcPr>
          <w:p w:rsidR="00000000" w:rsidDel="00000000" w:rsidP="00000000" w:rsidRDefault="00000000" w:rsidRPr="00000000" w14:paraId="00000131">
            <w:pPr>
              <w:spacing w:after="0" w:lineRule="auto"/>
              <w:ind w:right="-30"/>
              <w:rPr>
                <w:rFonts w:ascii="Arial" w:cs="Arial" w:eastAsia="Arial" w:hAnsi="Arial"/>
                <w:b w:val="1"/>
                <w:bCs w:val="1"/>
              </w:rPr>
            </w:pPr>
            <w:r w:rsidDel="00000000" w:rsidR="00000000" w:rsidRPr="00000000">
              <w:rPr>
                <w:rFonts w:ascii="Arial" w:cs="Arial" w:eastAsia="Arial" w:hAnsi="Arial"/>
                <w:b w:val="1"/>
                <w:bCs w:val="1"/>
                <w:rtl w:val="0"/>
              </w:rPr>
              <w:t xml:space="preserve">Criteria evaluated based on scoring during the technical evaluation</w:t>
            </w:r>
          </w:p>
        </w:tc>
        <w:tc>
          <w:tcPr>
            <w:tcBorders>
              <w:top w:color="000000" w:space="0" w:sz="0" w:val="nil"/>
              <w:left w:color="ffffff" w:space="0" w:sz="18" w:val="single"/>
              <w:bottom w:color="000000" w:space="0" w:sz="0" w:val="nil"/>
              <w:right w:color="000000" w:space="0" w:sz="0" w:val="nil"/>
            </w:tcBorders>
            <w:shd w:fill="f3f3f3" w:val="clea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3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Documents to establish compliance with the criteria</w:t>
            </w:r>
          </w:p>
        </w:tc>
      </w:tr>
      <w:tr>
        <w:trPr>
          <w:cantSplit w:val="0"/>
          <w:trHeight w:val="1338" w:hRule="atLeast"/>
          <w:tblHeader w:val="0"/>
        </w:trPr>
        <w:tc>
          <w:tcPr>
            <w:tcBorders>
              <w:top w:color="000000" w:space="0" w:sz="0" w:val="nil"/>
              <w:left w:color="000000" w:space="0" w:sz="0" w:val="nil"/>
              <w:bottom w:color="009384" w:space="0" w:sz="18" w:val="single"/>
              <w:right w:color="009384" w:space="0" w:sz="12" w:val="dotted"/>
            </w:tcBorders>
            <w:tcMar>
              <w:top w:w="144.0" w:type="dxa"/>
              <w:left w:w="144.0" w:type="dxa"/>
              <w:bottom w:w="144.0" w:type="dxa"/>
              <w:right w:w="144.0" w:type="dxa"/>
            </w:tcMar>
          </w:tcPr>
          <w:p w:rsidR="00000000" w:rsidDel="00000000" w:rsidP="00000000" w:rsidRDefault="00000000" w:rsidRPr="00000000" w14:paraId="00000133">
            <w:pPr>
              <w:spacing w:after="0" w:lineRule="auto"/>
              <w:ind w:left="90" w:right="-30" w:firstLine="0"/>
              <w:rPr>
                <w:rFonts w:ascii="Arial" w:cs="Arial" w:eastAsia="Arial" w:hAnsi="Arial"/>
                <w:color w:val="009384"/>
              </w:rPr>
            </w:pPr>
            <w:r w:rsidDel="00000000" w:rsidR="00000000" w:rsidRPr="00000000">
              <w:rPr>
                <w:rFonts w:ascii="Arial" w:cs="Arial" w:eastAsia="Arial" w:hAnsi="Arial"/>
                <w:rtl w:val="0"/>
              </w:rPr>
              <w:t xml:space="preserve">The maximum number of technical points obtainable is detailed in</w:t>
            </w:r>
            <w:r w:rsidDel="00000000" w:rsidR="00000000" w:rsidRPr="00000000">
              <w:rPr>
                <w:rFonts w:ascii="Arial" w:cs="Arial" w:eastAsia="Arial" w:hAnsi="Arial"/>
                <w:color w:val="0092d1"/>
                <w:rtl w:val="0"/>
              </w:rPr>
              <w:t xml:space="preserve"> </w:t>
            </w:r>
            <w:hyperlink w:anchor="_heading=h.6yjmau4lj1bj">
              <w:r w:rsidDel="00000000" w:rsidR="00000000" w:rsidRPr="00000000">
                <w:rPr>
                  <w:rFonts w:ascii="Arial" w:cs="Arial" w:eastAsia="Arial" w:hAnsi="Arial"/>
                  <w:color w:val="009384"/>
                  <w:rtl w:val="0"/>
                </w:rPr>
                <w:t xml:space="preserve">Table 2.1: Parts of the technical proposal evaluation</w:t>
              </w:r>
            </w:hyperlink>
            <w:r w:rsidDel="00000000" w:rsidR="00000000" w:rsidRPr="00000000">
              <w:rPr>
                <w:rFonts w:ascii="Arial" w:cs="Arial" w:eastAsia="Arial" w:hAnsi="Arial"/>
                <w:color w:val="009384"/>
                <w:rtl w:val="0"/>
              </w:rPr>
              <w:t xml:space="preserve">.</w:t>
            </w:r>
          </w:p>
          <w:p w:rsidR="00000000" w:rsidDel="00000000" w:rsidP="00000000" w:rsidRDefault="00000000" w:rsidRPr="00000000" w14:paraId="00000134">
            <w:pPr>
              <w:spacing w:after="0" w:before="200" w:lineRule="auto"/>
              <w:ind w:left="90" w:right="-30" w:firstLine="0"/>
              <w:rPr>
                <w:rFonts w:ascii="Arial" w:cs="Arial" w:eastAsia="Arial" w:hAnsi="Arial"/>
              </w:rPr>
            </w:pPr>
            <w:r w:rsidDel="00000000" w:rsidR="00000000" w:rsidRPr="00000000">
              <w:rPr>
                <w:rFonts w:ascii="Arial" w:cs="Arial" w:eastAsia="Arial" w:hAnsi="Arial"/>
                <w:rtl w:val="0"/>
              </w:rPr>
              <w:t xml:space="preserve">To be technically compliant, applicants must obtain a minimum threshold of 70% of the total obtainable points.</w:t>
            </w:r>
          </w:p>
        </w:tc>
        <w:tc>
          <w:tcPr>
            <w:tcBorders>
              <w:top w:color="000000" w:space="0" w:sz="0" w:val="nil"/>
              <w:left w:color="009384" w:space="0" w:sz="12" w:val="dotted"/>
              <w:bottom w:color="009384" w:space="0" w:sz="18" w:val="single"/>
              <w:right w:color="000000" w:space="0" w:sz="0" w:val="nil"/>
            </w:tcBorders>
            <w:tcMar>
              <w:top w:w="144.0" w:type="dxa"/>
              <w:left w:w="144.0" w:type="dxa"/>
              <w:bottom w:w="144.0" w:type="dxa"/>
              <w:right w:w="144.0" w:type="dxa"/>
            </w:tcMar>
          </w:tcPr>
          <w:p w:rsidR="00000000" w:rsidDel="00000000" w:rsidP="00000000" w:rsidRDefault="00000000" w:rsidRPr="00000000" w14:paraId="00000135">
            <w:pPr>
              <w:numPr>
                <w:ilvl w:val="0"/>
                <w:numId w:val="14"/>
              </w:numPr>
              <w:spacing w:after="0" w:lineRule="auto"/>
              <w:ind w:left="270" w:right="-45" w:hanging="270"/>
              <w:rPr>
                <w:rFonts w:ascii="Arial" w:cs="Arial" w:eastAsia="Arial" w:hAnsi="Arial"/>
                <w:b w:val="1"/>
                <w:bCs w:val="1"/>
              </w:rPr>
            </w:pPr>
            <w:r w:rsidDel="00000000" w:rsidR="00000000" w:rsidRPr="00000000">
              <w:rPr>
                <w:rFonts w:ascii="Arial" w:cs="Arial" w:eastAsia="Arial" w:hAnsi="Arial"/>
                <w:b w:val="1"/>
                <w:bCs w:val="1"/>
                <w:rtl w:val="0"/>
              </w:rPr>
              <w:t xml:space="preserve">Proposal</w:t>
            </w:r>
          </w:p>
          <w:p w:rsidR="00000000" w:rsidDel="00000000" w:rsidP="00000000" w:rsidRDefault="00000000" w:rsidRPr="00000000" w14:paraId="00000136">
            <w:pPr>
              <w:numPr>
                <w:ilvl w:val="0"/>
                <w:numId w:val="14"/>
              </w:numPr>
              <w:spacing w:after="0" w:lineRule="auto"/>
              <w:ind w:left="270" w:right="-45" w:hanging="270"/>
              <w:rPr>
                <w:rFonts w:ascii="Arial" w:cs="Arial" w:eastAsia="Arial" w:hAnsi="Arial"/>
              </w:rPr>
            </w:pPr>
            <w:r w:rsidDel="00000000" w:rsidR="00000000" w:rsidRPr="00000000">
              <w:rPr>
                <w:rFonts w:ascii="Arial" w:cs="Arial" w:eastAsia="Arial" w:hAnsi="Arial"/>
                <w:rtl w:val="0"/>
              </w:rPr>
              <w:t xml:space="preserve">Annex 3: Supporting documents, including project summaries, reports, research papers, reference letters, etc.</w:t>
            </w:r>
          </w:p>
        </w:tc>
      </w:tr>
    </w:tbl>
    <w:p w:rsidR="00000000" w:rsidDel="00000000" w:rsidP="00000000" w:rsidRDefault="00000000" w:rsidRPr="00000000" w14:paraId="00000137">
      <w:pPr>
        <w:spacing w:after="0" w:lineRule="auto"/>
        <w:ind w:right="1110"/>
        <w:rPr/>
      </w:pPr>
      <w:r w:rsidDel="00000000" w:rsidR="00000000" w:rsidRPr="00000000">
        <w:rPr>
          <w:rtl w:val="0"/>
        </w:rPr>
      </w:r>
    </w:p>
    <w:p w:rsidR="00000000" w:rsidDel="00000000" w:rsidP="00000000" w:rsidRDefault="00000000" w:rsidRPr="00000000" w14:paraId="00000138">
      <w:pPr>
        <w:spacing w:after="0" w:lineRule="auto"/>
        <w:ind w:right="1110"/>
        <w:rPr/>
      </w:pPr>
      <w:r w:rsidDel="00000000" w:rsidR="00000000" w:rsidRPr="00000000">
        <w:rPr>
          <w:rtl w:val="0"/>
        </w:rPr>
      </w:r>
    </w:p>
    <w:tbl>
      <w:tblPr>
        <w:tblStyle w:val="Table8"/>
        <w:tblW w:w="9060.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6645"/>
        <w:gridCol w:w="1875"/>
        <w:tblGridChange w:id="0">
          <w:tblGrid>
            <w:gridCol w:w="540"/>
            <w:gridCol w:w="6645"/>
            <w:gridCol w:w="1875"/>
          </w:tblGrid>
        </w:tblGridChange>
      </w:tblGrid>
      <w:tr>
        <w:trPr>
          <w:cantSplit w:val="0"/>
          <w:trHeight w:val="330" w:hRule="atLeast"/>
          <w:tblHeader w:val="1"/>
        </w:trPr>
        <w:tc>
          <w:tcPr>
            <w:tcBorders>
              <w:top w:color="ffffff" w:space="0" w:sz="12" w:val="single"/>
              <w:left w:color="ffffff" w:space="0" w:sz="12" w:val="single"/>
              <w:bottom w:color="ffffff" w:space="0" w:sz="12" w:val="single"/>
              <w:right w:color="ffffff" w:space="0" w:sz="12" w:val="single"/>
            </w:tcBorders>
            <w:tcMar>
              <w:top w:w="99.0" w:type="dxa"/>
              <w:left w:w="99.0" w:type="dxa"/>
              <w:bottom w:w="99.0" w:type="dxa"/>
              <w:right w:w="99.0" w:type="dxa"/>
            </w:tcMar>
            <w:vAlign w:val="center"/>
          </w:tcPr>
          <w:p w:rsidR="00000000" w:rsidDel="00000000" w:rsidP="00000000" w:rsidRDefault="00000000" w:rsidRPr="00000000" w14:paraId="00000139">
            <w:pPr>
              <w:spacing w:after="0" w:lineRule="auto"/>
              <w:ind w:left="-270" w:right="-300" w:firstLine="0"/>
              <w:jc w:val="center"/>
              <w:rPr>
                <w:b w:val="1"/>
                <w:bCs w:val="1"/>
              </w:rPr>
            </w:pP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00ccb8" w:val="clear"/>
            <w:tcMar>
              <w:top w:w="99.0" w:type="dxa"/>
              <w:left w:w="99.0" w:type="dxa"/>
              <w:bottom w:w="99.0" w:type="dxa"/>
              <w:right w:w="99.0" w:type="dxa"/>
            </w:tcMar>
            <w:vAlign w:val="center"/>
          </w:tcPr>
          <w:p w:rsidR="00000000" w:rsidDel="00000000" w:rsidP="00000000" w:rsidRDefault="00000000" w:rsidRPr="00000000" w14:paraId="0000013A">
            <w:pPr>
              <w:pStyle w:val="Heading2"/>
              <w:spacing w:line="240" w:lineRule="auto"/>
              <w:ind w:left="180" w:right="0" w:firstLine="0"/>
              <w:rPr>
                <w:color w:val="ffffff"/>
              </w:rPr>
            </w:pPr>
            <w:bookmarkStart w:colFirst="0" w:colLast="0" w:name="_heading=h.6yjmau4lj1bj" w:id="49"/>
            <w:bookmarkEnd w:id="49"/>
            <w:r w:rsidDel="00000000" w:rsidR="00000000" w:rsidRPr="00000000">
              <w:rPr>
                <w:color w:val="ffffff"/>
                <w:rtl w:val="0"/>
              </w:rPr>
              <w:t xml:space="preserve">Table 2.1 Parts of the technical proposal evaluation</w:t>
            </w:r>
          </w:p>
        </w:tc>
        <w:tc>
          <w:tcPr>
            <w:tcBorders>
              <w:top w:color="ffffff" w:space="0" w:sz="12" w:val="single"/>
              <w:left w:color="ffffff" w:space="0" w:sz="12" w:val="single"/>
              <w:bottom w:color="ffffff" w:space="0" w:sz="12" w:val="single"/>
              <w:right w:color="ffffff" w:space="0" w:sz="12" w:val="single"/>
            </w:tcBorders>
            <w:shd w:fill="00ccb8" w:val="clear"/>
            <w:tcMar>
              <w:top w:w="99.0" w:type="dxa"/>
              <w:left w:w="99.0" w:type="dxa"/>
              <w:bottom w:w="99.0" w:type="dxa"/>
              <w:right w:w="99.0" w:type="dxa"/>
            </w:tcMar>
            <w:vAlign w:val="center"/>
          </w:tcPr>
          <w:p w:rsidR="00000000" w:rsidDel="00000000" w:rsidP="00000000" w:rsidRDefault="00000000" w:rsidRPr="00000000" w14:paraId="0000013B">
            <w:pPr>
              <w:spacing w:after="0" w:line="240" w:lineRule="auto"/>
              <w:ind w:right="-105"/>
              <w:jc w:val="center"/>
              <w:rPr>
                <w:b w:val="1"/>
                <w:bCs w:val="1"/>
                <w:color w:val="ffffff"/>
              </w:rPr>
            </w:pPr>
            <w:r w:rsidDel="00000000" w:rsidR="00000000" w:rsidRPr="00000000">
              <w:rPr>
                <w:b w:val="1"/>
                <w:bCs w:val="1"/>
                <w:color w:val="ffffff"/>
                <w:rtl w:val="0"/>
              </w:rPr>
              <w:t xml:space="preserve">Obtainable points</w:t>
            </w:r>
          </w:p>
        </w:tc>
      </w:tr>
      <w:tr>
        <w:trPr>
          <w:cantSplit w:val="0"/>
          <w:trHeight w:val="420" w:hRule="atLeast"/>
          <w:tblHeader w:val="0"/>
        </w:trPr>
        <w:tc>
          <w:tcPr>
            <w:tcBorders>
              <w:top w:color="ffffff" w:space="0" w:sz="12" w:val="single"/>
              <w:left w:color="000000" w:space="0" w:sz="0" w:val="nil"/>
              <w:bottom w:color="b7b7b7" w:space="0" w:sz="12" w:val="dotted"/>
              <w:right w:color="b7b7b7" w:space="0" w:sz="12" w:val="dotted"/>
            </w:tcBorders>
            <w:tcMar>
              <w:top w:w="99.0" w:type="dxa"/>
              <w:left w:w="99.0" w:type="dxa"/>
              <w:bottom w:w="99.0" w:type="dxa"/>
              <w:right w:w="99.0" w:type="dxa"/>
            </w:tcMar>
            <w:vAlign w:val="center"/>
          </w:tcPr>
          <w:p w:rsidR="00000000" w:rsidDel="00000000" w:rsidP="00000000" w:rsidRDefault="00000000" w:rsidRPr="00000000" w14:paraId="0000013C">
            <w:pPr>
              <w:spacing w:after="0" w:lineRule="auto"/>
              <w:ind w:left="-270" w:right="-300" w:firstLine="0"/>
              <w:jc w:val="center"/>
              <w:rPr>
                <w:b w:val="1"/>
                <w:bCs w:val="1"/>
              </w:rPr>
            </w:pPr>
            <w:r w:rsidDel="00000000" w:rsidR="00000000" w:rsidRPr="00000000">
              <w:rPr>
                <w:b w:val="1"/>
                <w:bCs w:val="1"/>
                <w:rtl w:val="0"/>
              </w:rPr>
              <w:t xml:space="preserve">1.</w:t>
            </w:r>
          </w:p>
        </w:tc>
        <w:tc>
          <w:tcPr>
            <w:tcBorders>
              <w:top w:color="ffffff" w:space="0" w:sz="12" w:val="single"/>
              <w:left w:color="b7b7b7" w:space="0" w:sz="12" w:val="dotted"/>
              <w:bottom w:color="b7b7b7" w:space="0" w:sz="12" w:val="dotted"/>
              <w:right w:color="b7b7b7" w:space="0" w:sz="12" w:val="dotted"/>
            </w:tcBorders>
            <w:tcMar>
              <w:top w:w="99.0" w:type="dxa"/>
              <w:left w:w="99.0" w:type="dxa"/>
              <w:bottom w:w="99.0" w:type="dxa"/>
              <w:right w:w="99.0" w:type="dxa"/>
            </w:tcMar>
            <w:vAlign w:val="center"/>
          </w:tcPr>
          <w:p w:rsidR="00000000" w:rsidDel="00000000" w:rsidP="00000000" w:rsidRDefault="00000000" w:rsidRPr="00000000" w14:paraId="0000013D">
            <w:pPr>
              <w:spacing w:after="0" w:lineRule="auto"/>
              <w:ind w:left="180" w:right="0" w:firstLine="0"/>
              <w:rPr/>
            </w:pPr>
            <w:r w:rsidDel="00000000" w:rsidR="00000000" w:rsidRPr="00000000">
              <w:rPr>
                <w:rtl w:val="0"/>
              </w:rPr>
              <w:t xml:space="preserve">Applicant’s capacity and expertise (see Table 2.1.1)</w:t>
            </w:r>
          </w:p>
        </w:tc>
        <w:tc>
          <w:tcPr>
            <w:tcBorders>
              <w:top w:color="ffffff" w:space="0" w:sz="12" w:val="single"/>
              <w:left w:color="b7b7b7" w:space="0" w:sz="12" w:val="dotted"/>
              <w:bottom w:color="b7b7b7" w:space="0" w:sz="12" w:val="dotted"/>
              <w:right w:color="000000" w:space="0" w:sz="0" w:val="nil"/>
            </w:tcBorders>
            <w:tcMar>
              <w:top w:w="99.0" w:type="dxa"/>
              <w:left w:w="99.0" w:type="dxa"/>
              <w:bottom w:w="99.0" w:type="dxa"/>
              <w:right w:w="99.0" w:type="dxa"/>
            </w:tcMar>
            <w:vAlign w:val="center"/>
          </w:tcPr>
          <w:p w:rsidR="00000000" w:rsidDel="00000000" w:rsidP="00000000" w:rsidRDefault="00000000" w:rsidRPr="00000000" w14:paraId="0000013E">
            <w:pPr>
              <w:spacing w:after="0" w:lineRule="auto"/>
              <w:ind w:right="45"/>
              <w:jc w:val="center"/>
              <w:rPr/>
            </w:pPr>
            <w:r w:rsidDel="00000000" w:rsidR="00000000" w:rsidRPr="00000000">
              <w:rPr>
                <w:rtl w:val="0"/>
              </w:rPr>
              <w:t xml:space="preserve">20</w:t>
            </w:r>
          </w:p>
        </w:tc>
      </w:tr>
      <w:tr>
        <w:trPr>
          <w:cantSplit w:val="0"/>
          <w:trHeight w:val="407" w:hRule="atLeast"/>
          <w:tblHeader w:val="0"/>
        </w:trPr>
        <w:tc>
          <w:tcPr>
            <w:tcBorders>
              <w:top w:color="b7b7b7" w:space="0" w:sz="12" w:val="dotted"/>
              <w:left w:color="000000" w:space="0" w:sz="0" w:val="nil"/>
              <w:bottom w:color="b7b7b7" w:space="0" w:sz="12" w:val="dotted"/>
              <w:right w:color="b7b7b7" w:space="0" w:sz="12" w:val="dotted"/>
            </w:tcBorders>
            <w:tcMar>
              <w:top w:w="99.0" w:type="dxa"/>
              <w:left w:w="99.0" w:type="dxa"/>
              <w:bottom w:w="99.0" w:type="dxa"/>
              <w:right w:w="99.0" w:type="dxa"/>
            </w:tcMar>
            <w:vAlign w:val="center"/>
          </w:tcPr>
          <w:p w:rsidR="00000000" w:rsidDel="00000000" w:rsidP="00000000" w:rsidRDefault="00000000" w:rsidRPr="00000000" w14:paraId="0000013F">
            <w:pPr>
              <w:spacing w:after="0" w:lineRule="auto"/>
              <w:ind w:left="-270" w:right="-300" w:firstLine="0"/>
              <w:jc w:val="center"/>
              <w:rPr>
                <w:b w:val="1"/>
                <w:bCs w:val="1"/>
              </w:rPr>
            </w:pPr>
            <w:r w:rsidDel="00000000" w:rsidR="00000000" w:rsidRPr="00000000">
              <w:rPr>
                <w:b w:val="1"/>
                <w:bCs w:val="1"/>
                <w:rtl w:val="0"/>
              </w:rPr>
              <w:t xml:space="preserve">2.</w:t>
            </w:r>
          </w:p>
        </w:tc>
        <w:tc>
          <w:tcPr>
            <w:tcBorders>
              <w:top w:color="b7b7b7" w:space="0" w:sz="12" w:val="dotted"/>
              <w:left w:color="b7b7b7" w:space="0" w:sz="12" w:val="dotted"/>
              <w:bottom w:color="b7b7b7" w:space="0" w:sz="12" w:val="dotted"/>
              <w:right w:color="b7b7b7" w:space="0" w:sz="12" w:val="dotted"/>
            </w:tcBorders>
            <w:tcMar>
              <w:top w:w="99.0" w:type="dxa"/>
              <w:left w:w="99.0" w:type="dxa"/>
              <w:bottom w:w="99.0" w:type="dxa"/>
              <w:right w:w="99.0" w:type="dxa"/>
            </w:tcMar>
            <w:vAlign w:val="center"/>
          </w:tcPr>
          <w:p w:rsidR="00000000" w:rsidDel="00000000" w:rsidP="00000000" w:rsidRDefault="00000000" w:rsidRPr="00000000" w14:paraId="00000140">
            <w:pPr>
              <w:spacing w:after="0" w:lineRule="auto"/>
              <w:ind w:left="180" w:right="0" w:firstLine="0"/>
              <w:rPr/>
            </w:pPr>
            <w:r w:rsidDel="00000000" w:rsidR="00000000" w:rsidRPr="00000000">
              <w:rPr>
                <w:rtl w:val="0"/>
              </w:rPr>
              <w:t xml:space="preserve">Proposed methodology, approach and implementation plan (see Table 2.1.2)</w:t>
            </w:r>
          </w:p>
        </w:tc>
        <w:tc>
          <w:tcPr>
            <w:tcBorders>
              <w:top w:color="b7b7b7" w:space="0" w:sz="12" w:val="dotted"/>
              <w:left w:color="b7b7b7" w:space="0" w:sz="12" w:val="dotted"/>
              <w:bottom w:color="b7b7b7" w:space="0" w:sz="12" w:val="dotted"/>
              <w:right w:color="000000" w:space="0" w:sz="0" w:val="nil"/>
            </w:tcBorders>
            <w:tcMar>
              <w:top w:w="99.0" w:type="dxa"/>
              <w:left w:w="99.0" w:type="dxa"/>
              <w:bottom w:w="99.0" w:type="dxa"/>
              <w:right w:w="99.0" w:type="dxa"/>
            </w:tcMar>
            <w:vAlign w:val="center"/>
          </w:tcPr>
          <w:p w:rsidR="00000000" w:rsidDel="00000000" w:rsidP="00000000" w:rsidRDefault="00000000" w:rsidRPr="00000000" w14:paraId="00000141">
            <w:pPr>
              <w:spacing w:after="0" w:lineRule="auto"/>
              <w:ind w:right="45"/>
              <w:jc w:val="center"/>
              <w:rPr/>
            </w:pPr>
            <w:r w:rsidDel="00000000" w:rsidR="00000000" w:rsidRPr="00000000">
              <w:rPr>
                <w:rtl w:val="0"/>
              </w:rPr>
              <w:t xml:space="preserve">30</w:t>
            </w:r>
          </w:p>
        </w:tc>
      </w:tr>
      <w:tr>
        <w:trPr>
          <w:cantSplit w:val="0"/>
          <w:trHeight w:val="407" w:hRule="atLeast"/>
          <w:tblHeader w:val="0"/>
        </w:trPr>
        <w:tc>
          <w:tcPr>
            <w:tcBorders>
              <w:top w:color="b7b7b7" w:space="0" w:sz="12" w:val="dotted"/>
              <w:left w:color="000000" w:space="0" w:sz="0" w:val="nil"/>
              <w:bottom w:color="b7b7b7" w:space="0" w:sz="12" w:val="dotted"/>
              <w:right w:color="b7b7b7" w:space="0" w:sz="12" w:val="dotted"/>
            </w:tcBorders>
            <w:tcMar>
              <w:top w:w="99.0" w:type="dxa"/>
              <w:left w:w="99.0" w:type="dxa"/>
              <w:bottom w:w="99.0" w:type="dxa"/>
              <w:right w:w="99.0" w:type="dxa"/>
            </w:tcMar>
            <w:vAlign w:val="center"/>
          </w:tcPr>
          <w:p w:rsidR="00000000" w:rsidDel="00000000" w:rsidP="00000000" w:rsidRDefault="00000000" w:rsidRPr="00000000" w14:paraId="00000142">
            <w:pPr>
              <w:spacing w:after="0" w:lineRule="auto"/>
              <w:ind w:left="-270" w:right="-300" w:firstLine="0"/>
              <w:jc w:val="center"/>
              <w:rPr>
                <w:b w:val="1"/>
                <w:bCs w:val="1"/>
              </w:rPr>
            </w:pPr>
            <w:r w:rsidDel="00000000" w:rsidR="00000000" w:rsidRPr="00000000">
              <w:rPr>
                <w:b w:val="1"/>
                <w:bCs w:val="1"/>
                <w:rtl w:val="0"/>
              </w:rPr>
              <w:t xml:space="preserve">3.</w:t>
            </w:r>
          </w:p>
        </w:tc>
        <w:tc>
          <w:tcPr>
            <w:tcBorders>
              <w:top w:color="b7b7b7" w:space="0" w:sz="12" w:val="dotted"/>
              <w:left w:color="b7b7b7" w:space="0" w:sz="12" w:val="dotted"/>
              <w:bottom w:color="b7b7b7" w:space="0" w:sz="12" w:val="dotted"/>
              <w:right w:color="b7b7b7" w:space="0" w:sz="12" w:val="dotted"/>
            </w:tcBorders>
            <w:tcMar>
              <w:top w:w="99.0" w:type="dxa"/>
              <w:left w:w="99.0" w:type="dxa"/>
              <w:bottom w:w="99.0" w:type="dxa"/>
              <w:right w:w="99.0" w:type="dxa"/>
            </w:tcMar>
            <w:vAlign w:val="center"/>
          </w:tcPr>
          <w:p w:rsidR="00000000" w:rsidDel="00000000" w:rsidP="00000000" w:rsidRDefault="00000000" w:rsidRPr="00000000" w14:paraId="00000143">
            <w:pPr>
              <w:spacing w:after="0" w:lineRule="auto"/>
              <w:ind w:left="180" w:right="0" w:firstLine="0"/>
              <w:rPr/>
            </w:pPr>
            <w:r w:rsidDel="00000000" w:rsidR="00000000" w:rsidRPr="00000000">
              <w:rPr>
                <w:rtl w:val="0"/>
              </w:rPr>
              <w:t xml:space="preserve">Key personnel proposed (across the consortium, if applicable) (see Table 2.1.3)</w:t>
            </w:r>
          </w:p>
        </w:tc>
        <w:tc>
          <w:tcPr>
            <w:tcBorders>
              <w:top w:color="b7b7b7" w:space="0" w:sz="12" w:val="dotted"/>
              <w:left w:color="b7b7b7" w:space="0" w:sz="12" w:val="dotted"/>
              <w:bottom w:color="b7b7b7" w:space="0" w:sz="12" w:val="dotted"/>
              <w:right w:color="000000" w:space="0" w:sz="0" w:val="nil"/>
            </w:tcBorders>
            <w:tcMar>
              <w:top w:w="99.0" w:type="dxa"/>
              <w:left w:w="99.0" w:type="dxa"/>
              <w:bottom w:w="99.0" w:type="dxa"/>
              <w:right w:w="99.0" w:type="dxa"/>
            </w:tcMar>
            <w:vAlign w:val="center"/>
          </w:tcPr>
          <w:p w:rsidR="00000000" w:rsidDel="00000000" w:rsidP="00000000" w:rsidRDefault="00000000" w:rsidRPr="00000000" w14:paraId="00000144">
            <w:pPr>
              <w:spacing w:after="0" w:lineRule="auto"/>
              <w:ind w:right="45"/>
              <w:jc w:val="center"/>
              <w:rPr/>
            </w:pPr>
            <w:r w:rsidDel="00000000" w:rsidR="00000000" w:rsidRPr="00000000">
              <w:rPr>
                <w:rtl w:val="0"/>
              </w:rPr>
              <w:t xml:space="preserve">15</w:t>
            </w:r>
          </w:p>
        </w:tc>
      </w:tr>
      <w:tr>
        <w:trPr>
          <w:cantSplit w:val="0"/>
          <w:trHeight w:val="407" w:hRule="atLeast"/>
          <w:tblHeader w:val="0"/>
        </w:trPr>
        <w:tc>
          <w:tcPr>
            <w:tcBorders>
              <w:top w:color="b7b7b7" w:space="0" w:sz="12" w:val="dotted"/>
              <w:left w:color="000000" w:space="0" w:sz="0" w:val="nil"/>
              <w:bottom w:color="b7b7b7" w:space="0" w:sz="12" w:val="dotted"/>
              <w:right w:color="b7b7b7" w:space="0" w:sz="12" w:val="dotted"/>
            </w:tcBorders>
            <w:tcMar>
              <w:top w:w="99.0" w:type="dxa"/>
              <w:left w:w="99.0" w:type="dxa"/>
              <w:bottom w:w="99.0" w:type="dxa"/>
              <w:right w:w="99.0" w:type="dxa"/>
            </w:tcMar>
            <w:vAlign w:val="center"/>
          </w:tcPr>
          <w:p w:rsidR="00000000" w:rsidDel="00000000" w:rsidP="00000000" w:rsidRDefault="00000000" w:rsidRPr="00000000" w14:paraId="00000145">
            <w:pPr>
              <w:spacing w:after="0" w:lineRule="auto"/>
              <w:ind w:left="-270" w:right="-300" w:firstLine="0"/>
              <w:jc w:val="center"/>
              <w:rPr>
                <w:b w:val="1"/>
                <w:bCs w:val="1"/>
              </w:rPr>
            </w:pPr>
            <w:r w:rsidDel="00000000" w:rsidR="00000000" w:rsidRPr="00000000">
              <w:rPr>
                <w:b w:val="1"/>
                <w:bCs w:val="1"/>
                <w:rtl w:val="0"/>
              </w:rPr>
              <w:t xml:space="preserve">4.</w:t>
            </w:r>
          </w:p>
        </w:tc>
        <w:tc>
          <w:tcPr>
            <w:tcBorders>
              <w:top w:color="b7b7b7" w:space="0" w:sz="12" w:val="dotted"/>
              <w:left w:color="b7b7b7" w:space="0" w:sz="12" w:val="dotted"/>
              <w:bottom w:color="b7b7b7" w:space="0" w:sz="12" w:val="dotted"/>
              <w:right w:color="b7b7b7" w:space="0" w:sz="12" w:val="dotted"/>
            </w:tcBorders>
            <w:tcMar>
              <w:top w:w="99.0" w:type="dxa"/>
              <w:left w:w="99.0" w:type="dxa"/>
              <w:bottom w:w="99.0" w:type="dxa"/>
              <w:right w:w="99.0" w:type="dxa"/>
            </w:tcMar>
            <w:vAlign w:val="center"/>
          </w:tcPr>
          <w:p w:rsidR="00000000" w:rsidDel="00000000" w:rsidP="00000000" w:rsidRDefault="00000000" w:rsidRPr="00000000" w14:paraId="00000146">
            <w:pPr>
              <w:spacing w:after="0" w:lineRule="auto"/>
              <w:ind w:left="180" w:right="0" w:firstLine="0"/>
              <w:rPr/>
            </w:pPr>
            <w:r w:rsidDel="00000000" w:rsidR="00000000" w:rsidRPr="00000000">
              <w:rPr>
                <w:rtl w:val="0"/>
              </w:rPr>
              <w:t xml:space="preserve">Relevant past experience</w:t>
            </w:r>
          </w:p>
        </w:tc>
        <w:tc>
          <w:tcPr>
            <w:tcBorders>
              <w:top w:color="b7b7b7" w:space="0" w:sz="12" w:val="dotted"/>
              <w:left w:color="b7b7b7" w:space="0" w:sz="12" w:val="dotted"/>
              <w:bottom w:color="b7b7b7" w:space="0" w:sz="12" w:val="dotted"/>
              <w:right w:color="000000" w:space="0" w:sz="0" w:val="nil"/>
            </w:tcBorders>
            <w:tcMar>
              <w:top w:w="99.0" w:type="dxa"/>
              <w:left w:w="99.0" w:type="dxa"/>
              <w:bottom w:w="99.0" w:type="dxa"/>
              <w:right w:w="99.0" w:type="dxa"/>
            </w:tcMar>
            <w:vAlign w:val="center"/>
          </w:tcPr>
          <w:p w:rsidR="00000000" w:rsidDel="00000000" w:rsidP="00000000" w:rsidRDefault="00000000" w:rsidRPr="00000000" w14:paraId="00000147">
            <w:pPr>
              <w:spacing w:after="0" w:lineRule="auto"/>
              <w:ind w:right="45"/>
              <w:jc w:val="center"/>
              <w:rPr/>
            </w:pPr>
            <w:r w:rsidDel="00000000" w:rsidR="00000000" w:rsidRPr="00000000">
              <w:rPr>
                <w:rtl w:val="0"/>
              </w:rPr>
              <w:t xml:space="preserve">15</w:t>
            </w:r>
          </w:p>
        </w:tc>
      </w:tr>
      <w:tr>
        <w:trPr>
          <w:cantSplit w:val="0"/>
          <w:trHeight w:val="465" w:hRule="atLeast"/>
          <w:tblHeader w:val="0"/>
        </w:trPr>
        <w:tc>
          <w:tcPr>
            <w:gridSpan w:val="2"/>
            <w:tcBorders>
              <w:top w:color="b7b7b7" w:space="0" w:sz="12" w:val="dotted"/>
              <w:left w:color="000000" w:space="0" w:sz="0" w:val="nil"/>
              <w:bottom w:color="009384" w:space="0" w:sz="18" w:val="single"/>
            </w:tcBorders>
            <w:shd w:fill="f3f3f3" w:val="clear"/>
            <w:tcMar>
              <w:top w:w="99.0" w:type="dxa"/>
              <w:left w:w="99.0" w:type="dxa"/>
              <w:bottom w:w="99.0" w:type="dxa"/>
              <w:right w:w="99.0" w:type="dxa"/>
            </w:tcMar>
            <w:vAlign w:val="center"/>
          </w:tcPr>
          <w:p w:rsidR="00000000" w:rsidDel="00000000" w:rsidP="00000000" w:rsidRDefault="00000000" w:rsidRPr="00000000" w14:paraId="00000148">
            <w:pPr>
              <w:spacing w:after="0" w:lineRule="auto"/>
              <w:ind w:right="1110"/>
              <w:rPr>
                <w:b w:val="1"/>
                <w:bCs w:val="1"/>
              </w:rPr>
            </w:pPr>
            <w:r w:rsidDel="00000000" w:rsidR="00000000" w:rsidRPr="00000000">
              <w:rPr>
                <w:b w:val="1"/>
                <w:bCs w:val="1"/>
                <w:rtl w:val="0"/>
              </w:rPr>
              <w:t xml:space="preserve">Total technical proposal points</w:t>
            </w:r>
          </w:p>
        </w:tc>
        <w:tc>
          <w:tcPr>
            <w:tcBorders>
              <w:top w:color="b7b7b7" w:space="0" w:sz="12" w:val="dotted"/>
              <w:left w:color="b7b7b7" w:space="0" w:sz="12" w:val="dotted"/>
              <w:bottom w:color="009384" w:space="0" w:sz="18" w:val="single"/>
              <w:right w:color="000000" w:space="0" w:sz="0" w:val="nil"/>
            </w:tcBorders>
            <w:shd w:fill="f3f3f3" w:val="clear"/>
            <w:tcMar>
              <w:top w:w="99.0" w:type="dxa"/>
              <w:left w:w="99.0" w:type="dxa"/>
              <w:bottom w:w="99.0" w:type="dxa"/>
              <w:right w:w="99.0" w:type="dxa"/>
            </w:tcMar>
            <w:vAlign w:val="center"/>
          </w:tcPr>
          <w:p w:rsidR="00000000" w:rsidDel="00000000" w:rsidP="00000000" w:rsidRDefault="00000000" w:rsidRPr="00000000" w14:paraId="0000014A">
            <w:pPr>
              <w:spacing w:after="0" w:lineRule="auto"/>
              <w:ind w:right="45"/>
              <w:jc w:val="center"/>
              <w:rPr>
                <w:b w:val="1"/>
                <w:bCs w:val="1"/>
              </w:rPr>
            </w:pPr>
            <w:r w:rsidDel="00000000" w:rsidR="00000000" w:rsidRPr="00000000">
              <w:rPr>
                <w:b w:val="1"/>
                <w:bCs w:val="1"/>
                <w:rtl w:val="0"/>
              </w:rPr>
              <w:t xml:space="preserve">80</w:t>
            </w:r>
          </w:p>
        </w:tc>
      </w:tr>
    </w:tbl>
    <w:p w:rsidR="00000000" w:rsidDel="00000000" w:rsidP="00000000" w:rsidRDefault="00000000" w:rsidRPr="00000000" w14:paraId="0000014B">
      <w:pPr>
        <w:spacing w:after="0" w:lineRule="auto"/>
        <w:ind w:right="1110"/>
        <w:rPr/>
      </w:pPr>
      <w:r w:rsidDel="00000000" w:rsidR="00000000" w:rsidRPr="00000000">
        <w:rPr>
          <w:rtl w:val="0"/>
        </w:rPr>
      </w:r>
    </w:p>
    <w:p w:rsidR="00000000" w:rsidDel="00000000" w:rsidP="00000000" w:rsidRDefault="00000000" w:rsidRPr="00000000" w14:paraId="0000014C">
      <w:pPr>
        <w:spacing w:after="0" w:lineRule="auto"/>
        <w:ind w:right="1110"/>
        <w:rPr/>
      </w:pPr>
      <w:r w:rsidDel="00000000" w:rsidR="00000000" w:rsidRPr="00000000">
        <w:rPr>
          <w:rtl w:val="0"/>
        </w:rPr>
      </w:r>
    </w:p>
    <w:p w:rsidR="00000000" w:rsidDel="00000000" w:rsidP="00000000" w:rsidRDefault="00000000" w:rsidRPr="00000000" w14:paraId="0000014D">
      <w:pPr>
        <w:spacing w:after="0" w:lineRule="auto"/>
        <w:ind w:right="1110"/>
        <w:rPr/>
      </w:pPr>
      <w:r w:rsidDel="00000000" w:rsidR="00000000" w:rsidRPr="00000000">
        <w:rPr>
          <w:rtl w:val="0"/>
        </w:rPr>
      </w:r>
    </w:p>
    <w:tbl>
      <w:tblPr>
        <w:tblStyle w:val="Table9"/>
        <w:tblW w:w="90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6540"/>
        <w:gridCol w:w="1900.0000000000011"/>
        <w:tblGridChange w:id="0">
          <w:tblGrid>
            <w:gridCol w:w="630"/>
            <w:gridCol w:w="6540"/>
            <w:gridCol w:w="1900.0000000000011"/>
          </w:tblGrid>
        </w:tblGridChange>
      </w:tblGrid>
      <w:tr>
        <w:trPr>
          <w:cantSplit w:val="0"/>
          <w:trHeight w:val="360" w:hRule="atLeast"/>
          <w:tblHeader w:val="1"/>
        </w:trPr>
        <w:tc>
          <w:tcPr>
            <w:tcBorders>
              <w:top w:color="ffffff" w:space="0" w:sz="12" w:val="single"/>
              <w:left w:color="000000" w:space="0" w:sz="0" w:val="nil"/>
              <w:bottom w:color="ffffff" w:space="0" w:sz="12" w:val="single"/>
              <w:right w:color="009384" w:space="0" w:sz="12" w:val="single"/>
            </w:tcBorders>
            <w:shd w:fill="ffffff" w:val="clear"/>
            <w:vAlign w:val="center"/>
          </w:tcPr>
          <w:p w:rsidR="00000000" w:rsidDel="00000000" w:rsidP="00000000" w:rsidRDefault="00000000" w:rsidRPr="00000000" w14:paraId="0000014E">
            <w:pPr>
              <w:spacing w:after="0" w:lineRule="auto"/>
              <w:ind w:left="-270" w:right="1110" w:firstLine="0"/>
              <w:jc w:val="center"/>
              <w:rPr>
                <w:b w:val="1"/>
                <w:bCs w:val="1"/>
              </w:rPr>
            </w:pPr>
            <w:r w:rsidDel="00000000" w:rsidR="00000000" w:rsidRPr="00000000">
              <w:rPr>
                <w:rtl w:val="0"/>
              </w:rPr>
            </w:r>
          </w:p>
        </w:tc>
        <w:tc>
          <w:tcPr>
            <w:gridSpan w:val="2"/>
            <w:tcBorders>
              <w:top w:color="009384" w:space="0" w:sz="12" w:val="single"/>
              <w:left w:color="009384" w:space="0" w:sz="12" w:val="single"/>
              <w:bottom w:color="009384" w:space="0" w:sz="12" w:val="single"/>
              <w:right w:color="0092d1" w:space="0" w:sz="18" w:val="single"/>
            </w:tcBorders>
            <w:shd w:fill="ffffff" w:val="clear"/>
            <w:vAlign w:val="center"/>
          </w:tcPr>
          <w:p w:rsidR="00000000" w:rsidDel="00000000" w:rsidP="00000000" w:rsidRDefault="00000000" w:rsidRPr="00000000" w14:paraId="0000014F">
            <w:pPr>
              <w:pStyle w:val="Heading2"/>
              <w:widowControl w:val="0"/>
              <w:spacing w:line="240" w:lineRule="auto"/>
              <w:rPr/>
            </w:pPr>
            <w:bookmarkStart w:colFirst="0" w:colLast="0" w:name="_heading=h.rf69dnk4pyhe" w:id="50"/>
            <w:bookmarkEnd w:id="50"/>
            <w:r w:rsidDel="00000000" w:rsidR="00000000" w:rsidRPr="00000000">
              <w:rPr>
                <w:rtl w:val="0"/>
              </w:rPr>
              <w:t xml:space="preserve">Table 2.1.1 Part 1: Applicant’s capacity and expertise</w:t>
            </w:r>
          </w:p>
        </w:tc>
      </w:tr>
      <w:tr>
        <w:trPr>
          <w:cantSplit w:val="0"/>
          <w:trHeight w:val="840" w:hRule="atLeast"/>
          <w:tblHeader w:val="1"/>
        </w:trPr>
        <w:tc>
          <w:tcPr>
            <w:tcBorders>
              <w:top w:color="ffffff" w:space="0" w:sz="12" w:val="single"/>
              <w:left w:color="000000" w:space="0" w:sz="0" w:val="nil"/>
              <w:bottom w:color="ffffff" w:space="0" w:sz="4" w:val="dashed"/>
              <w:right w:color="ffffff" w:space="0" w:sz="18" w:val="single"/>
            </w:tcBorders>
            <w:shd w:fill="f3f3f3" w:val="clear"/>
            <w:vAlign w:val="center"/>
          </w:tcPr>
          <w:p w:rsidR="00000000" w:rsidDel="00000000" w:rsidP="00000000" w:rsidRDefault="00000000" w:rsidRPr="00000000" w14:paraId="00000151">
            <w:pPr>
              <w:spacing w:after="0" w:lineRule="auto"/>
              <w:ind w:left="-270" w:right="1110" w:firstLine="0"/>
              <w:jc w:val="center"/>
              <w:rPr>
                <w:b w:val="1"/>
                <w:bCs w:val="1"/>
              </w:rPr>
            </w:pPr>
            <w:r w:rsidDel="00000000" w:rsidR="00000000" w:rsidRPr="00000000">
              <w:rPr>
                <w:b w:val="1"/>
                <w:bCs w:val="1"/>
                <w:rtl w:val="0"/>
              </w:rPr>
              <w:t xml:space="preserve">No. </w:t>
            </w:r>
          </w:p>
        </w:tc>
        <w:tc>
          <w:tcPr>
            <w:tcBorders>
              <w:top w:color="009384" w:space="0" w:sz="12" w:val="single"/>
              <w:left w:color="ffffff" w:space="0" w:sz="18" w:val="single"/>
              <w:bottom w:color="ffffff" w:space="0" w:sz="4" w:val="dashed"/>
              <w:right w:color="ffffff" w:space="0" w:sz="18" w:val="single"/>
            </w:tcBorders>
            <w:shd w:fill="f3f3f3" w:val="clear"/>
            <w:vAlign w:val="center"/>
          </w:tcPr>
          <w:p w:rsidR="00000000" w:rsidDel="00000000" w:rsidP="00000000" w:rsidRDefault="00000000" w:rsidRPr="00000000" w14:paraId="00000152">
            <w:pPr>
              <w:widowControl w:val="0"/>
              <w:spacing w:after="0" w:lineRule="auto"/>
              <w:ind w:right="1110"/>
              <w:rPr>
                <w:b w:val="1"/>
                <w:bCs w:val="1"/>
                <w:sz w:val="20"/>
                <w:szCs w:val="20"/>
              </w:rPr>
            </w:pPr>
            <w:r w:rsidDel="00000000" w:rsidR="00000000" w:rsidRPr="00000000">
              <w:rPr>
                <w:b w:val="1"/>
                <w:bCs w:val="1"/>
                <w:rtl w:val="0"/>
              </w:rPr>
              <w:t xml:space="preserve">Criteria to be evaluated</w:t>
            </w:r>
            <w:r w:rsidDel="00000000" w:rsidR="00000000" w:rsidRPr="00000000">
              <w:rPr>
                <w:rtl w:val="0"/>
              </w:rPr>
            </w:r>
          </w:p>
        </w:tc>
        <w:tc>
          <w:tcPr>
            <w:tcBorders>
              <w:top w:color="009384" w:space="0" w:sz="12" w:val="single"/>
              <w:left w:color="ffffff" w:space="0" w:sz="18" w:val="single"/>
              <w:bottom w:color="000000" w:space="0" w:sz="0" w:val="nil"/>
              <w:right w:color="ffffff" w:space="0" w:sz="18" w:val="single"/>
            </w:tcBorders>
            <w:shd w:fill="f3f3f3" w:val="clear"/>
            <w:vAlign w:val="center"/>
          </w:tcPr>
          <w:p w:rsidR="00000000" w:rsidDel="00000000" w:rsidP="00000000" w:rsidRDefault="00000000" w:rsidRPr="00000000" w14:paraId="00000153">
            <w:pPr>
              <w:spacing w:after="0" w:lineRule="auto"/>
              <w:ind w:right="-30"/>
              <w:rPr/>
            </w:pPr>
            <w:r w:rsidDel="00000000" w:rsidR="00000000" w:rsidRPr="00000000">
              <w:rPr>
                <w:b w:val="1"/>
                <w:bCs w:val="1"/>
                <w:rtl w:val="0"/>
              </w:rPr>
              <w:t xml:space="preserve">Documents to establish compliance with the criteria </w:t>
            </w:r>
            <w:r w:rsidDel="00000000" w:rsidR="00000000" w:rsidRPr="00000000">
              <w:rPr>
                <w:rtl w:val="0"/>
              </w:rPr>
              <w:t xml:space="preserve">(not exhaustive)</w:t>
            </w:r>
          </w:p>
        </w:tc>
      </w:tr>
      <w:tr>
        <w:trPr>
          <w:cantSplit w:val="0"/>
          <w:trHeight w:val="1277" w:hRule="atLeast"/>
          <w:tblHeader w:val="0"/>
        </w:trPr>
        <w:tc>
          <w:tcPr>
            <w:tcBorders>
              <w:top w:color="ffffff" w:space="0" w:sz="4" w:val="dashed"/>
              <w:left w:color="000000" w:space="0" w:sz="0" w:val="nil"/>
              <w:bottom w:color="b7b7b7" w:space="0" w:sz="12" w:val="dotted"/>
              <w:right w:color="b7b7b7" w:space="0" w:sz="12" w:val="dotted"/>
            </w:tcBorders>
            <w:vAlign w:val="center"/>
          </w:tcPr>
          <w:p w:rsidR="00000000" w:rsidDel="00000000" w:rsidP="00000000" w:rsidRDefault="00000000" w:rsidRPr="00000000" w14:paraId="00000154">
            <w:pPr>
              <w:spacing w:after="0" w:lineRule="auto"/>
              <w:ind w:left="-360" w:firstLine="0"/>
              <w:jc w:val="center"/>
              <w:rPr>
                <w:b w:val="1"/>
                <w:bCs w:val="1"/>
              </w:rPr>
            </w:pPr>
            <w:r w:rsidDel="00000000" w:rsidR="00000000" w:rsidRPr="00000000">
              <w:rPr>
                <w:b w:val="1"/>
                <w:bCs w:val="1"/>
                <w:rtl w:val="0"/>
              </w:rPr>
              <w:t xml:space="preserve">1.1</w:t>
            </w:r>
          </w:p>
        </w:tc>
        <w:tc>
          <w:tcPr>
            <w:tcBorders>
              <w:top w:color="ffffff" w:space="0" w:sz="4" w:val="dash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55">
            <w:pPr>
              <w:spacing w:after="0" w:lineRule="auto"/>
              <w:ind w:right="-15"/>
              <w:rPr>
                <w:highlight w:val="magenta"/>
              </w:rPr>
            </w:pPr>
            <w:r w:rsidDel="00000000" w:rsidR="00000000" w:rsidRPr="00000000">
              <w:rPr>
                <w:rtl w:val="0"/>
              </w:rPr>
              <w:t xml:space="preserve">The applicant has the general organizational capability to support effective implementation: management structure; financial stability and project financing capacity; management controls; and the extent to which any work would be sub-granted/contracted.</w:t>
            </w:r>
            <w:r w:rsidDel="00000000" w:rsidR="00000000" w:rsidRPr="00000000">
              <w:rPr>
                <w:rtl w:val="0"/>
              </w:rPr>
            </w:r>
          </w:p>
        </w:tc>
        <w:tc>
          <w:tcPr>
            <w:tcBorders>
              <w:top w:color="000000" w:space="0" w:sz="0" w:val="nil"/>
              <w:left w:color="b7b7b7" w:space="0" w:sz="12" w:val="dotted"/>
              <w:bottom w:color="b7b7b7" w:space="0" w:sz="12" w:val="dotted"/>
              <w:right w:color="b7b7b7" w:space="0" w:sz="12" w:val="dotted"/>
            </w:tcBorders>
            <w:tcMar>
              <w:top w:w="99.0" w:type="dxa"/>
              <w:left w:w="99.0" w:type="dxa"/>
              <w:bottom w:w="99.0" w:type="dxa"/>
              <w:right w:w="99.0" w:type="dxa"/>
            </w:tcMar>
            <w:vAlign w:val="center"/>
          </w:tcPr>
          <w:p w:rsidR="00000000" w:rsidDel="00000000" w:rsidP="00000000" w:rsidRDefault="00000000" w:rsidRPr="00000000" w14:paraId="00000156">
            <w:pPr>
              <w:spacing w:after="0" w:line="240" w:lineRule="auto"/>
              <w:ind w:right="-30"/>
              <w:rPr>
                <w:b w:val="1"/>
                <w:bCs w:val="1"/>
              </w:rPr>
            </w:pPr>
            <w:r w:rsidDel="00000000" w:rsidR="00000000" w:rsidRPr="00000000">
              <w:rPr>
                <w:b w:val="1"/>
                <w:bCs w:val="1"/>
                <w:rtl w:val="0"/>
              </w:rPr>
              <w:t xml:space="preserve">Copy of audited financial statements for the last 3 years of the lead applicant</w:t>
            </w:r>
          </w:p>
          <w:p w:rsidR="00000000" w:rsidDel="00000000" w:rsidP="00000000" w:rsidRDefault="00000000" w:rsidRPr="00000000" w14:paraId="00000157">
            <w:pPr>
              <w:spacing w:after="0" w:line="240" w:lineRule="auto"/>
              <w:ind w:right="-30"/>
              <w:rPr>
                <w:b w:val="1"/>
                <w:bCs w:val="1"/>
              </w:rPr>
            </w:pPr>
            <w:r w:rsidDel="00000000" w:rsidR="00000000" w:rsidRPr="00000000">
              <w:rPr>
                <w:rtl w:val="0"/>
              </w:rPr>
            </w:r>
          </w:p>
          <w:p w:rsidR="00000000" w:rsidDel="00000000" w:rsidP="00000000" w:rsidRDefault="00000000" w:rsidRPr="00000000" w14:paraId="00000158">
            <w:pPr>
              <w:numPr>
                <w:ilvl w:val="0"/>
                <w:numId w:val="17"/>
              </w:numPr>
              <w:spacing w:after="0" w:lineRule="auto"/>
              <w:ind w:left="450" w:right="-30" w:hanging="270"/>
              <w:rPr>
                <w:b w:val="1"/>
                <w:bCs w:val="1"/>
                <w:color w:val="000000"/>
              </w:rPr>
            </w:pPr>
            <w:r w:rsidDel="00000000" w:rsidR="00000000" w:rsidRPr="00000000">
              <w:rPr>
                <w:b w:val="1"/>
                <w:bCs w:val="1"/>
                <w:rtl w:val="0"/>
              </w:rPr>
              <w:t xml:space="preserve">Proposal</w:t>
            </w:r>
            <w:r w:rsidDel="00000000" w:rsidR="00000000" w:rsidRPr="00000000">
              <w:rPr>
                <w:rtl w:val="0"/>
              </w:rPr>
            </w:r>
          </w:p>
        </w:tc>
      </w:tr>
      <w:tr>
        <w:trPr>
          <w:cantSplit w:val="0"/>
          <w:tblHeader w:val="0"/>
        </w:trPr>
        <w:tc>
          <w:tcPr>
            <w:tcBorders>
              <w:top w:color="b7b7b7" w:space="0" w:sz="12" w:val="dotted"/>
              <w:left w:color="000000" w:space="0" w:sz="0" w:val="nil"/>
              <w:bottom w:color="b7b7b7" w:space="0" w:sz="12" w:val="dotted"/>
              <w:right w:color="b7b7b7" w:space="0" w:sz="12" w:val="dotted"/>
            </w:tcBorders>
            <w:vAlign w:val="center"/>
          </w:tcPr>
          <w:p w:rsidR="00000000" w:rsidDel="00000000" w:rsidP="00000000" w:rsidRDefault="00000000" w:rsidRPr="00000000" w14:paraId="00000159">
            <w:pPr>
              <w:spacing w:after="0" w:lineRule="auto"/>
              <w:ind w:left="-360" w:firstLine="0"/>
              <w:jc w:val="center"/>
              <w:rPr>
                <w:b w:val="1"/>
                <w:bCs w:val="1"/>
              </w:rPr>
            </w:pPr>
            <w:r w:rsidDel="00000000" w:rsidR="00000000" w:rsidRPr="00000000">
              <w:rPr>
                <w:b w:val="1"/>
                <w:bCs w:val="1"/>
                <w:rtl w:val="0"/>
              </w:rPr>
              <w:t xml:space="preserve">1.2</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5A">
            <w:pPr>
              <w:spacing w:after="0" w:lineRule="auto"/>
              <w:ind w:right="-15"/>
              <w:rPr/>
            </w:pPr>
            <w:r w:rsidDel="00000000" w:rsidR="00000000" w:rsidRPr="00000000">
              <w:rPr>
                <w:rtl w:val="0"/>
              </w:rPr>
              <w:t xml:space="preserve">The applicant has demonstrated their technical expertise and experience to effectively deliver the technical assistance activities.</w:t>
            </w:r>
          </w:p>
        </w:tc>
        <w:tc>
          <w:tcPr>
            <w:tcBorders>
              <w:top w:color="b7b7b7" w:space="0" w:sz="12" w:val="dotted"/>
              <w:left w:color="b7b7b7" w:space="0" w:sz="12" w:val="dotted"/>
              <w:bottom w:color="b7b7b7" w:space="0" w:sz="12" w:val="dotted"/>
              <w:right w:color="b7b7b7" w:space="0" w:sz="12" w:val="dotted"/>
            </w:tcBorders>
            <w:tcMar>
              <w:top w:w="99.0" w:type="dxa"/>
              <w:left w:w="99.0" w:type="dxa"/>
              <w:bottom w:w="99.0" w:type="dxa"/>
              <w:right w:w="99.0" w:type="dxa"/>
            </w:tcMar>
            <w:vAlign w:val="center"/>
          </w:tcPr>
          <w:p w:rsidR="00000000" w:rsidDel="00000000" w:rsidP="00000000" w:rsidRDefault="00000000" w:rsidRPr="00000000" w14:paraId="0000015B">
            <w:pPr>
              <w:numPr>
                <w:ilvl w:val="0"/>
                <w:numId w:val="17"/>
              </w:numPr>
              <w:spacing w:after="0" w:lineRule="auto"/>
              <w:ind w:left="450" w:right="-30" w:hanging="270"/>
              <w:rPr>
                <w:b w:val="1"/>
                <w:bCs w:val="1"/>
                <w:color w:val="000000"/>
              </w:rPr>
            </w:pPr>
            <w:r w:rsidDel="00000000" w:rsidR="00000000" w:rsidRPr="00000000">
              <w:rPr>
                <w:b w:val="1"/>
                <w:bCs w:val="1"/>
                <w:rtl w:val="0"/>
              </w:rPr>
              <w:t xml:space="preserve">Proposal</w:t>
            </w:r>
            <w:r w:rsidDel="00000000" w:rsidR="00000000" w:rsidRPr="00000000">
              <w:rPr>
                <w:rtl w:val="0"/>
              </w:rPr>
            </w:r>
          </w:p>
        </w:tc>
      </w:tr>
      <w:tr>
        <w:trPr>
          <w:cantSplit w:val="0"/>
          <w:tblHeader w:val="0"/>
        </w:trPr>
        <w:tc>
          <w:tcPr>
            <w:tcBorders>
              <w:top w:color="b7b7b7" w:space="0" w:sz="12" w:val="dotted"/>
              <w:left w:color="000000" w:space="0" w:sz="0" w:val="nil"/>
              <w:bottom w:color="b7b7b7" w:space="0" w:sz="12" w:val="dotted"/>
              <w:right w:color="b7b7b7" w:space="0" w:sz="12" w:val="dotted"/>
            </w:tcBorders>
            <w:vAlign w:val="center"/>
          </w:tcPr>
          <w:p w:rsidR="00000000" w:rsidDel="00000000" w:rsidP="00000000" w:rsidRDefault="00000000" w:rsidRPr="00000000" w14:paraId="0000015C">
            <w:pPr>
              <w:spacing w:after="0" w:lineRule="auto"/>
              <w:ind w:left="-360" w:firstLine="0"/>
              <w:jc w:val="center"/>
              <w:rPr>
                <w:b w:val="1"/>
                <w:bCs w:val="1"/>
              </w:rPr>
            </w:pPr>
            <w:r w:rsidDel="00000000" w:rsidR="00000000" w:rsidRPr="00000000">
              <w:rPr>
                <w:b w:val="1"/>
                <w:bCs w:val="1"/>
                <w:rtl w:val="0"/>
              </w:rPr>
              <w:t xml:space="preserve">1.3</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5D">
            <w:pPr>
              <w:spacing w:after="0" w:lineRule="auto"/>
              <w:ind w:right="-15"/>
              <w:rPr/>
            </w:pPr>
            <w:r w:rsidDel="00000000" w:rsidR="00000000" w:rsidRPr="00000000">
              <w:rPr>
                <w:rtl w:val="0"/>
              </w:rPr>
              <w:t xml:space="preserve">The applicant has knowledge and experience required for supporting developing countries in </w:t>
            </w:r>
            <w:r w:rsidDel="00000000" w:rsidR="00000000" w:rsidRPr="00000000">
              <w:rPr>
                <w:rtl w:val="0"/>
              </w:rPr>
              <w:t xml:space="preserve">climate risk assessment, post-disaster planning, non-economic loss and damage, and climate finance readiness.</w:t>
            </w:r>
          </w:p>
        </w:tc>
        <w:tc>
          <w:tcPr>
            <w:tcBorders>
              <w:top w:color="b7b7b7" w:space="0" w:sz="12" w:val="dotted"/>
              <w:left w:color="b7b7b7" w:space="0" w:sz="12" w:val="dotted"/>
              <w:bottom w:color="b7b7b7" w:space="0" w:sz="12" w:val="dotted"/>
              <w:right w:color="b7b7b7" w:space="0" w:sz="12" w:val="dotted"/>
            </w:tcBorders>
            <w:tcMar>
              <w:top w:w="99.0" w:type="dxa"/>
              <w:left w:w="99.0" w:type="dxa"/>
              <w:bottom w:w="99.0" w:type="dxa"/>
              <w:right w:w="99.0" w:type="dxa"/>
            </w:tcMar>
            <w:vAlign w:val="center"/>
          </w:tcPr>
          <w:p w:rsidR="00000000" w:rsidDel="00000000" w:rsidP="00000000" w:rsidRDefault="00000000" w:rsidRPr="00000000" w14:paraId="0000015E">
            <w:pPr>
              <w:numPr>
                <w:ilvl w:val="0"/>
                <w:numId w:val="17"/>
              </w:numPr>
              <w:spacing w:after="0" w:lineRule="auto"/>
              <w:ind w:left="450" w:right="-30" w:hanging="270"/>
              <w:rPr>
                <w:b w:val="1"/>
                <w:bCs w:val="1"/>
                <w:color w:val="000000"/>
              </w:rPr>
            </w:pPr>
            <w:r w:rsidDel="00000000" w:rsidR="00000000" w:rsidRPr="00000000">
              <w:rPr>
                <w:b w:val="1"/>
                <w:bCs w:val="1"/>
                <w:rtl w:val="0"/>
              </w:rPr>
              <w:t xml:space="preserve">Proposal</w:t>
            </w:r>
            <w:r w:rsidDel="00000000" w:rsidR="00000000" w:rsidRPr="00000000">
              <w:rPr>
                <w:rtl w:val="0"/>
              </w:rPr>
            </w:r>
          </w:p>
        </w:tc>
      </w:tr>
      <w:tr>
        <w:trPr>
          <w:cantSplit w:val="0"/>
          <w:tblHeader w:val="0"/>
        </w:trPr>
        <w:tc>
          <w:tcPr>
            <w:tcBorders>
              <w:top w:color="b7b7b7" w:space="0" w:sz="12" w:val="dotted"/>
              <w:left w:color="000000" w:space="0" w:sz="0" w:val="nil"/>
              <w:bottom w:color="b7b7b7" w:space="0" w:sz="12" w:val="dotted"/>
              <w:right w:color="b7b7b7" w:space="0" w:sz="12" w:val="dotted"/>
            </w:tcBorders>
            <w:vAlign w:val="center"/>
          </w:tcPr>
          <w:p w:rsidR="00000000" w:rsidDel="00000000" w:rsidP="00000000" w:rsidRDefault="00000000" w:rsidRPr="00000000" w14:paraId="0000015F">
            <w:pPr>
              <w:spacing w:after="0" w:lineRule="auto"/>
              <w:ind w:left="-360" w:firstLine="0"/>
              <w:jc w:val="center"/>
              <w:rPr>
                <w:b w:val="1"/>
                <w:bCs w:val="1"/>
              </w:rPr>
            </w:pPr>
            <w:r w:rsidDel="00000000" w:rsidR="00000000" w:rsidRPr="00000000">
              <w:rPr>
                <w:b w:val="1"/>
                <w:bCs w:val="1"/>
                <w:rtl w:val="0"/>
              </w:rPr>
              <w:t xml:space="preserve">1.4</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60">
            <w:pPr>
              <w:spacing w:after="0" w:lineRule="auto"/>
              <w:ind w:right="-15"/>
              <w:rPr/>
            </w:pPr>
            <w:r w:rsidDel="00000000" w:rsidR="00000000" w:rsidRPr="00000000">
              <w:rPr>
                <w:rtl w:val="0"/>
              </w:rPr>
              <w:t xml:space="preserve">The applicant has a presence in the relevant region, country or area.</w:t>
            </w:r>
          </w:p>
        </w:tc>
        <w:tc>
          <w:tcPr>
            <w:tcBorders>
              <w:top w:color="b7b7b7" w:space="0" w:sz="12" w:val="dotted"/>
              <w:left w:color="b7b7b7" w:space="0" w:sz="12" w:val="dotted"/>
              <w:bottom w:color="b7b7b7" w:space="0" w:sz="12" w:val="dotted"/>
              <w:right w:color="b7b7b7" w:space="0" w:sz="12" w:val="dotted"/>
            </w:tcBorders>
            <w:tcMar>
              <w:top w:w="99.0" w:type="dxa"/>
              <w:left w:w="99.0" w:type="dxa"/>
              <w:bottom w:w="99.0" w:type="dxa"/>
              <w:right w:w="99.0" w:type="dxa"/>
            </w:tcMar>
            <w:vAlign w:val="center"/>
          </w:tcPr>
          <w:p w:rsidR="00000000" w:rsidDel="00000000" w:rsidP="00000000" w:rsidRDefault="00000000" w:rsidRPr="00000000" w14:paraId="00000161">
            <w:pPr>
              <w:numPr>
                <w:ilvl w:val="0"/>
                <w:numId w:val="17"/>
              </w:numPr>
              <w:spacing w:after="0" w:lineRule="auto"/>
              <w:ind w:left="450" w:right="-30" w:hanging="270"/>
              <w:rPr>
                <w:b w:val="1"/>
                <w:bCs w:val="1"/>
                <w:color w:val="000000"/>
              </w:rPr>
            </w:pPr>
            <w:r w:rsidDel="00000000" w:rsidR="00000000" w:rsidRPr="00000000">
              <w:rPr>
                <w:b w:val="1"/>
                <w:bCs w:val="1"/>
                <w:rtl w:val="0"/>
              </w:rPr>
              <w:t xml:space="preserve">Proposal</w:t>
            </w:r>
            <w:r w:rsidDel="00000000" w:rsidR="00000000" w:rsidRPr="00000000">
              <w:rPr>
                <w:rtl w:val="0"/>
              </w:rPr>
            </w:r>
          </w:p>
        </w:tc>
      </w:tr>
      <w:tr>
        <w:trPr>
          <w:cantSplit w:val="0"/>
          <w:tblHeader w:val="0"/>
        </w:trPr>
        <w:tc>
          <w:tcPr>
            <w:tcBorders>
              <w:top w:color="b7b7b7" w:space="0" w:sz="12" w:val="dotted"/>
              <w:left w:color="000000" w:space="0" w:sz="0" w:val="nil"/>
              <w:bottom w:color="b7b7b7" w:space="0" w:sz="12" w:val="dotted"/>
              <w:right w:color="b7b7b7" w:space="0" w:sz="12" w:val="dotted"/>
            </w:tcBorders>
            <w:vAlign w:val="center"/>
          </w:tcPr>
          <w:p w:rsidR="00000000" w:rsidDel="00000000" w:rsidP="00000000" w:rsidRDefault="00000000" w:rsidRPr="00000000" w14:paraId="00000162">
            <w:pPr>
              <w:spacing w:after="0" w:lineRule="auto"/>
              <w:ind w:left="-360" w:firstLine="0"/>
              <w:jc w:val="center"/>
              <w:rPr>
                <w:b w:val="1"/>
                <w:bCs w:val="1"/>
              </w:rPr>
            </w:pPr>
            <w:r w:rsidDel="00000000" w:rsidR="00000000" w:rsidRPr="00000000">
              <w:rPr>
                <w:b w:val="1"/>
                <w:bCs w:val="1"/>
                <w:rtl w:val="0"/>
              </w:rPr>
              <w:t xml:space="preserve">1.5</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63">
            <w:pPr>
              <w:spacing w:after="0" w:lineRule="auto"/>
              <w:ind w:right="-15"/>
              <w:rPr/>
            </w:pPr>
            <w:r w:rsidDel="00000000" w:rsidR="00000000" w:rsidRPr="00000000">
              <w:rPr>
                <w:rtl w:val="0"/>
              </w:rPr>
              <w:t xml:space="preserve">The applicant has the capacity, knowledge and experience to engage with national and local stakeholders, including the application of co-design approaches, and undertake capacity building workshops in an inclusive manner and with a diverse range of actors.</w:t>
            </w:r>
          </w:p>
        </w:tc>
        <w:tc>
          <w:tcPr>
            <w:tcBorders>
              <w:top w:color="b7b7b7" w:space="0" w:sz="12" w:val="dotted"/>
              <w:left w:color="b7b7b7" w:space="0" w:sz="12" w:val="dotted"/>
              <w:bottom w:color="b7b7b7" w:space="0" w:sz="12" w:val="dotted"/>
              <w:right w:color="b7b7b7" w:space="0" w:sz="12" w:val="dotted"/>
            </w:tcBorders>
            <w:tcMar>
              <w:top w:w="99.0" w:type="dxa"/>
              <w:left w:w="99.0" w:type="dxa"/>
              <w:bottom w:w="99.0" w:type="dxa"/>
              <w:right w:w="99.0" w:type="dxa"/>
            </w:tcMar>
            <w:vAlign w:val="center"/>
          </w:tcPr>
          <w:p w:rsidR="00000000" w:rsidDel="00000000" w:rsidP="00000000" w:rsidRDefault="00000000" w:rsidRPr="00000000" w14:paraId="00000164">
            <w:pPr>
              <w:numPr>
                <w:ilvl w:val="0"/>
                <w:numId w:val="17"/>
              </w:numPr>
              <w:spacing w:after="0" w:lineRule="auto"/>
              <w:ind w:left="450" w:right="-30" w:hanging="270"/>
              <w:rPr>
                <w:b w:val="1"/>
                <w:bCs w:val="1"/>
                <w:color w:val="000000"/>
              </w:rPr>
            </w:pPr>
            <w:r w:rsidDel="00000000" w:rsidR="00000000" w:rsidRPr="00000000">
              <w:rPr>
                <w:b w:val="1"/>
                <w:bCs w:val="1"/>
                <w:rtl w:val="0"/>
              </w:rPr>
              <w:t xml:space="preserve">Proposal</w:t>
            </w:r>
            <w:r w:rsidDel="00000000" w:rsidR="00000000" w:rsidRPr="00000000">
              <w:rPr>
                <w:rtl w:val="0"/>
              </w:rPr>
            </w:r>
          </w:p>
        </w:tc>
      </w:tr>
      <w:tr>
        <w:trPr>
          <w:cantSplit w:val="0"/>
          <w:trHeight w:val="569" w:hRule="atLeast"/>
          <w:tblHeader w:val="0"/>
        </w:trPr>
        <w:tc>
          <w:tcPr>
            <w:gridSpan w:val="3"/>
            <w:tcBorders>
              <w:top w:color="b7b7b7" w:space="0" w:sz="12" w:val="dotted"/>
              <w:left w:color="000000" w:space="0" w:sz="0" w:val="nil"/>
              <w:bottom w:color="009384" w:space="0" w:sz="18" w:val="single"/>
              <w:right w:color="000000" w:space="0" w:sz="4" w:val="single"/>
            </w:tcBorders>
            <w:shd w:fill="f3f3f3" w:val="clear"/>
            <w:tcMar>
              <w:top w:w="99.0" w:type="dxa"/>
              <w:left w:w="99.0" w:type="dxa"/>
              <w:bottom w:w="99.0" w:type="dxa"/>
              <w:right w:w="99.0" w:type="dxa"/>
            </w:tcMar>
            <w:vAlign w:val="center"/>
          </w:tcPr>
          <w:p w:rsidR="00000000" w:rsidDel="00000000" w:rsidP="00000000" w:rsidRDefault="00000000" w:rsidRPr="00000000" w14:paraId="00000165">
            <w:pPr>
              <w:spacing w:after="0" w:lineRule="auto"/>
              <w:ind w:right="1110"/>
              <w:rPr>
                <w:b w:val="1"/>
                <w:bCs w:val="1"/>
              </w:rPr>
            </w:pPr>
            <w:r w:rsidDel="00000000" w:rsidR="00000000" w:rsidRPr="00000000">
              <w:rPr>
                <w:b w:val="1"/>
                <w:bCs w:val="1"/>
                <w:rtl w:val="0"/>
              </w:rPr>
              <w:t xml:space="preserve">Total points for Part 1 – 20</w:t>
            </w:r>
          </w:p>
        </w:tc>
      </w:tr>
    </w:tbl>
    <w:p w:rsidR="00000000" w:rsidDel="00000000" w:rsidP="00000000" w:rsidRDefault="00000000" w:rsidRPr="00000000" w14:paraId="00000168">
      <w:pPr>
        <w:spacing w:after="0" w:lineRule="auto"/>
        <w:ind w:right="1110"/>
        <w:rPr/>
      </w:pPr>
      <w:r w:rsidDel="00000000" w:rsidR="00000000" w:rsidRPr="00000000">
        <w:rPr>
          <w:rtl w:val="0"/>
        </w:rPr>
      </w:r>
    </w:p>
    <w:p w:rsidR="00000000" w:rsidDel="00000000" w:rsidP="00000000" w:rsidRDefault="00000000" w:rsidRPr="00000000" w14:paraId="00000169">
      <w:pPr>
        <w:spacing w:after="0" w:lineRule="auto"/>
        <w:ind w:right="1110"/>
        <w:rPr/>
      </w:pPr>
      <w:r w:rsidDel="00000000" w:rsidR="00000000" w:rsidRPr="00000000">
        <w:rPr>
          <w:rtl w:val="0"/>
        </w:rPr>
      </w:r>
    </w:p>
    <w:p w:rsidR="00000000" w:rsidDel="00000000" w:rsidP="00000000" w:rsidRDefault="00000000" w:rsidRPr="00000000" w14:paraId="0000016A">
      <w:pPr>
        <w:spacing w:after="0" w:lineRule="auto"/>
        <w:ind w:right="1110"/>
        <w:rPr/>
      </w:pPr>
      <w:r w:rsidDel="00000000" w:rsidR="00000000" w:rsidRPr="00000000">
        <w:rPr>
          <w:rtl w:val="0"/>
        </w:rPr>
      </w:r>
    </w:p>
    <w:tbl>
      <w:tblPr>
        <w:tblStyle w:val="Table10"/>
        <w:tblW w:w="910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6570"/>
        <w:gridCol w:w="1915.0000000000011"/>
        <w:tblGridChange w:id="0">
          <w:tblGrid>
            <w:gridCol w:w="615"/>
            <w:gridCol w:w="6570"/>
            <w:gridCol w:w="1915.0000000000011"/>
          </w:tblGrid>
        </w:tblGridChange>
      </w:tblGrid>
      <w:tr>
        <w:trPr>
          <w:cantSplit w:val="0"/>
          <w:trHeight w:val="375" w:hRule="atLeast"/>
          <w:tblHeader w:val="1"/>
        </w:trPr>
        <w:tc>
          <w:tcPr>
            <w:tcBorders>
              <w:top w:color="000000" w:space="0" w:sz="0" w:val="nil"/>
              <w:left w:color="000000" w:space="0" w:sz="0" w:val="nil"/>
              <w:bottom w:color="000000" w:space="0" w:sz="0" w:val="nil"/>
              <w:right w:color="009384" w:space="0" w:sz="12" w:val="single"/>
            </w:tcBorders>
            <w:shd w:fill="ffffff" w:val="clear"/>
            <w:vAlign w:val="center"/>
          </w:tcPr>
          <w:p w:rsidR="00000000" w:rsidDel="00000000" w:rsidP="00000000" w:rsidRDefault="00000000" w:rsidRPr="00000000" w14:paraId="0000016B">
            <w:pPr>
              <w:spacing w:after="0" w:lineRule="auto"/>
              <w:ind w:left="-90" w:right="-240" w:firstLine="0"/>
              <w:jc w:val="center"/>
              <w:rPr>
                <w:b w:val="1"/>
                <w:bCs w:val="1"/>
              </w:rPr>
            </w:pPr>
            <w:r w:rsidDel="00000000" w:rsidR="00000000" w:rsidRPr="00000000">
              <w:rPr>
                <w:rtl w:val="0"/>
              </w:rPr>
            </w:r>
          </w:p>
        </w:tc>
        <w:tc>
          <w:tcPr>
            <w:gridSpan w:val="2"/>
            <w:tcBorders>
              <w:top w:color="009384" w:space="0" w:sz="12" w:val="single"/>
              <w:left w:color="009384" w:space="0" w:sz="12" w:val="single"/>
              <w:bottom w:color="009384" w:space="0" w:sz="12" w:val="single"/>
              <w:right w:color="ffffff" w:space="0" w:sz="18" w:val="single"/>
            </w:tcBorders>
            <w:shd w:fill="ffffff" w:val="clear"/>
            <w:vAlign w:val="center"/>
          </w:tcPr>
          <w:p w:rsidR="00000000" w:rsidDel="00000000" w:rsidP="00000000" w:rsidRDefault="00000000" w:rsidRPr="00000000" w14:paraId="0000016C">
            <w:pPr>
              <w:pStyle w:val="Heading2"/>
              <w:widowControl w:val="0"/>
              <w:spacing w:line="240" w:lineRule="auto"/>
              <w:ind w:right="150"/>
              <w:rPr/>
            </w:pPr>
            <w:bookmarkStart w:colFirst="0" w:colLast="0" w:name="_heading=h.eomheopfhiu7" w:id="51"/>
            <w:bookmarkEnd w:id="51"/>
            <w:r w:rsidDel="00000000" w:rsidR="00000000" w:rsidRPr="00000000">
              <w:rPr>
                <w:rtl w:val="0"/>
              </w:rPr>
              <w:t xml:space="preserve">Table 2.1.2 Part 2: Proposed methodology, approach and implementation plan</w:t>
            </w:r>
          </w:p>
        </w:tc>
      </w:tr>
      <w:tr>
        <w:trPr>
          <w:cantSplit w:val="0"/>
          <w:trHeight w:val="855" w:hRule="atLeast"/>
          <w:tblHeader w:val="1"/>
        </w:trPr>
        <w:tc>
          <w:tcPr>
            <w:tcBorders>
              <w:top w:color="000000" w:space="0" w:sz="0" w:val="nil"/>
              <w:left w:color="000000" w:space="0" w:sz="0" w:val="nil"/>
              <w:bottom w:color="000000" w:space="0" w:sz="0" w:val="nil"/>
              <w:right w:color="ffffff" w:space="0" w:sz="18" w:val="single"/>
            </w:tcBorders>
            <w:shd w:fill="f3f3f3" w:val="clear"/>
            <w:vAlign w:val="center"/>
          </w:tcPr>
          <w:p w:rsidR="00000000" w:rsidDel="00000000" w:rsidP="00000000" w:rsidRDefault="00000000" w:rsidRPr="00000000" w14:paraId="0000016E">
            <w:pPr>
              <w:spacing w:after="0" w:lineRule="auto"/>
              <w:ind w:left="-90" w:right="-240" w:firstLine="0"/>
              <w:jc w:val="center"/>
              <w:rPr>
                <w:b w:val="1"/>
                <w:bCs w:val="1"/>
              </w:rPr>
            </w:pPr>
            <w:r w:rsidDel="00000000" w:rsidR="00000000" w:rsidRPr="00000000">
              <w:rPr>
                <w:b w:val="1"/>
                <w:bCs w:val="1"/>
                <w:rtl w:val="0"/>
              </w:rPr>
              <w:t xml:space="preserve">No.</w:t>
            </w:r>
          </w:p>
        </w:tc>
        <w:tc>
          <w:tcPr>
            <w:tcBorders>
              <w:top w:color="009384" w:space="0" w:sz="12" w:val="single"/>
              <w:left w:color="000000" w:space="0" w:sz="4" w:val="single"/>
              <w:bottom w:color="000000" w:space="0" w:sz="0" w:val="nil"/>
              <w:right w:color="ffffff" w:space="0" w:sz="18" w:val="single"/>
            </w:tcBorders>
            <w:shd w:fill="f3f3f3" w:val="clear"/>
            <w:vAlign w:val="center"/>
          </w:tcPr>
          <w:p w:rsidR="00000000" w:rsidDel="00000000" w:rsidP="00000000" w:rsidRDefault="00000000" w:rsidRPr="00000000" w14:paraId="0000016F">
            <w:pPr>
              <w:widowControl w:val="0"/>
              <w:spacing w:after="0" w:lineRule="auto"/>
              <w:ind w:right="1110"/>
              <w:rPr>
                <w:b w:val="1"/>
                <w:bCs w:val="1"/>
                <w:sz w:val="20"/>
                <w:szCs w:val="20"/>
              </w:rPr>
            </w:pPr>
            <w:r w:rsidDel="00000000" w:rsidR="00000000" w:rsidRPr="00000000">
              <w:rPr>
                <w:b w:val="1"/>
                <w:bCs w:val="1"/>
                <w:rtl w:val="0"/>
              </w:rPr>
              <w:t xml:space="preserve">Criteria to be evaluated</w:t>
            </w:r>
            <w:r w:rsidDel="00000000" w:rsidR="00000000" w:rsidRPr="00000000">
              <w:rPr>
                <w:rtl w:val="0"/>
              </w:rPr>
            </w:r>
          </w:p>
        </w:tc>
        <w:tc>
          <w:tcPr>
            <w:tcBorders>
              <w:top w:color="009384" w:space="0" w:sz="12" w:val="single"/>
              <w:left w:color="ffffff" w:space="0" w:sz="18" w:val="single"/>
              <w:bottom w:color="000000" w:space="0" w:sz="0" w:val="nil"/>
              <w:right w:color="ffffff" w:space="0" w:sz="18" w:val="single"/>
            </w:tcBorders>
            <w:shd w:fill="f3f3f3" w:val="clear"/>
            <w:vAlign w:val="center"/>
          </w:tcPr>
          <w:p w:rsidR="00000000" w:rsidDel="00000000" w:rsidP="00000000" w:rsidRDefault="00000000" w:rsidRPr="00000000" w14:paraId="00000170">
            <w:pPr>
              <w:spacing w:after="0" w:lineRule="auto"/>
              <w:ind w:right="-30"/>
              <w:rPr>
                <w:b w:val="1"/>
                <w:bCs w:val="1"/>
              </w:rPr>
            </w:pPr>
            <w:r w:rsidDel="00000000" w:rsidR="00000000" w:rsidRPr="00000000">
              <w:rPr>
                <w:b w:val="1"/>
                <w:bCs w:val="1"/>
                <w:rtl w:val="0"/>
              </w:rPr>
              <w:t xml:space="preserve">Documents to establish compliance with the criteria </w:t>
            </w:r>
            <w:r w:rsidDel="00000000" w:rsidR="00000000" w:rsidRPr="00000000">
              <w:rPr>
                <w:rtl w:val="0"/>
              </w:rPr>
              <w:t xml:space="preserve">(not exhaustive)</w:t>
            </w:r>
            <w:r w:rsidDel="00000000" w:rsidR="00000000" w:rsidRPr="00000000">
              <w:rPr>
                <w:rtl w:val="0"/>
              </w:rPr>
            </w:r>
          </w:p>
        </w:tc>
      </w:tr>
      <w:tr>
        <w:trPr>
          <w:cantSplit w:val="0"/>
          <w:tblHeader w:val="0"/>
        </w:trPr>
        <w:tc>
          <w:tcPr>
            <w:tcBorders>
              <w:top w:color="000000" w:space="0" w:sz="0" w:val="nil"/>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71">
            <w:pPr>
              <w:spacing w:after="0" w:lineRule="auto"/>
              <w:ind w:left="-270" w:right="-240" w:firstLine="0"/>
              <w:jc w:val="center"/>
              <w:rPr>
                <w:b w:val="1"/>
                <w:bCs w:val="1"/>
              </w:rPr>
            </w:pPr>
            <w:r w:rsidDel="00000000" w:rsidR="00000000" w:rsidRPr="00000000">
              <w:rPr>
                <w:b w:val="1"/>
                <w:bCs w:val="1"/>
                <w:rtl w:val="0"/>
              </w:rPr>
              <w:t xml:space="preserve">2.1</w:t>
            </w:r>
          </w:p>
        </w:tc>
        <w:tc>
          <w:tcPr>
            <w:tcBorders>
              <w:top w:color="000000" w:space="0" w:sz="0" w:val="nil"/>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72">
            <w:pPr>
              <w:spacing w:after="0" w:lineRule="auto"/>
              <w:ind w:right="0"/>
              <w:rPr/>
            </w:pPr>
            <w:r w:rsidDel="00000000" w:rsidR="00000000" w:rsidRPr="00000000">
              <w:rPr>
                <w:rtl w:val="0"/>
              </w:rPr>
              <w:t xml:space="preserve">The proposal is substantially compliant and does not contain any material deviation(s) from the minimum requirements as stipulated in</w:t>
            </w:r>
            <w:r w:rsidDel="00000000" w:rsidR="00000000" w:rsidRPr="00000000">
              <w:rPr>
                <w:b w:val="1"/>
                <w:bCs w:val="1"/>
                <w:rtl w:val="0"/>
              </w:rPr>
              <w:t xml:space="preserve"> </w:t>
            </w:r>
            <w:r w:rsidDel="00000000" w:rsidR="00000000" w:rsidRPr="00000000">
              <w:rPr>
                <w:rtl w:val="0"/>
              </w:rPr>
              <w:t xml:space="preserve">this Call for Proposals document, which indicates the applicant’s understanding of these requirements.</w:t>
            </w:r>
          </w:p>
        </w:tc>
        <w:tc>
          <w:tcPr>
            <w:tcBorders>
              <w:top w:color="000000" w:space="0" w:sz="0" w:val="nil"/>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73">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80" w:right="-30" w:hanging="180"/>
              <w:jc w:val="left"/>
              <w:rPr>
                <w:color w:val="000000"/>
              </w:rPr>
            </w:pPr>
            <w:r w:rsidDel="00000000" w:rsidR="00000000" w:rsidRPr="00000000">
              <w:rPr>
                <w:b w:val="1"/>
                <w:bCs w:val="1"/>
                <w:rtl w:val="0"/>
              </w:rPr>
              <w:t xml:space="preserve">Proposal</w:t>
            </w:r>
            <w:r w:rsidDel="00000000" w:rsidR="00000000" w:rsidRPr="00000000">
              <w:rPr>
                <w:rtl w:val="0"/>
              </w:rPr>
            </w:r>
          </w:p>
        </w:tc>
      </w:tr>
      <w:tr>
        <w:trPr>
          <w:cantSplit w:val="0"/>
          <w:trHeight w:val="609" w:hRule="atLeast"/>
          <w:tblHeader w:val="0"/>
        </w:trPr>
        <w:tc>
          <w:tcPr>
            <w:tcBorders>
              <w:top w:color="b7b7b7" w:space="0" w:sz="12" w:val="dotted"/>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74">
            <w:pPr>
              <w:spacing w:after="0" w:lineRule="auto"/>
              <w:ind w:left="-270" w:right="-240" w:firstLine="0"/>
              <w:jc w:val="center"/>
              <w:rPr>
                <w:b w:val="1"/>
                <w:bCs w:val="1"/>
              </w:rPr>
            </w:pPr>
            <w:r w:rsidDel="00000000" w:rsidR="00000000" w:rsidRPr="00000000">
              <w:rPr>
                <w:b w:val="1"/>
                <w:bCs w:val="1"/>
                <w:rtl w:val="0"/>
              </w:rPr>
              <w:t xml:space="preserve">2.2</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75">
            <w:pPr>
              <w:spacing w:after="0" w:lineRule="auto"/>
              <w:ind w:right="0"/>
              <w:rPr/>
            </w:pPr>
            <w:r w:rsidDel="00000000" w:rsidR="00000000" w:rsidRPr="00000000">
              <w:rPr>
                <w:rtl w:val="0"/>
              </w:rPr>
              <w:t xml:space="preserve">The applicant’s proposed approach and methodology is consistent with the objectives and targeted outcomes of the technical assistance detailed in this Call for Proposals, accounts for the different skillsets required, and provides sufficient details on how the results are intended to be delivered.</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76">
            <w:pPr>
              <w:numPr>
                <w:ilvl w:val="0"/>
                <w:numId w:val="27"/>
              </w:numPr>
              <w:spacing w:after="0" w:line="360" w:lineRule="auto"/>
              <w:ind w:left="180" w:right="-30" w:hanging="180"/>
              <w:rPr>
                <w:color w:val="000000"/>
              </w:rPr>
            </w:pPr>
            <w:r w:rsidDel="00000000" w:rsidR="00000000" w:rsidRPr="00000000">
              <w:rPr>
                <w:b w:val="1"/>
                <w:bCs w:val="1"/>
                <w:rtl w:val="0"/>
              </w:rPr>
              <w:t xml:space="preserve">Proposal</w:t>
            </w:r>
            <w:r w:rsidDel="00000000" w:rsidR="00000000" w:rsidRPr="00000000">
              <w:rPr>
                <w:rtl w:val="0"/>
              </w:rPr>
            </w:r>
          </w:p>
        </w:tc>
      </w:tr>
      <w:tr>
        <w:trPr>
          <w:cantSplit w:val="0"/>
          <w:trHeight w:val="441" w:hRule="atLeast"/>
          <w:tblHeader w:val="0"/>
        </w:trPr>
        <w:tc>
          <w:tcPr>
            <w:tcBorders>
              <w:top w:color="b7b7b7" w:space="0" w:sz="12" w:val="dotted"/>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77">
            <w:pPr>
              <w:spacing w:after="0" w:lineRule="auto"/>
              <w:ind w:left="-270" w:right="-240" w:firstLine="0"/>
              <w:jc w:val="center"/>
              <w:rPr>
                <w:b w:val="1"/>
                <w:bCs w:val="1"/>
              </w:rPr>
            </w:pPr>
            <w:r w:rsidDel="00000000" w:rsidR="00000000" w:rsidRPr="00000000">
              <w:rPr>
                <w:b w:val="1"/>
                <w:bCs w:val="1"/>
                <w:rtl w:val="0"/>
              </w:rPr>
              <w:t xml:space="preserve">2.3</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78">
            <w:pPr>
              <w:spacing w:after="0" w:lineRule="auto"/>
              <w:ind w:right="-73"/>
              <w:rPr/>
            </w:pPr>
            <w:r w:rsidDel="00000000" w:rsidR="00000000" w:rsidRPr="00000000">
              <w:rPr>
                <w:rtl w:val="0"/>
              </w:rPr>
              <w:t xml:space="preserve">The proposed approach emphasizes an implementation strategy that benefits from a diversity of expertise and engagement with government actors, including where applicable at the local level.</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79">
            <w:pPr>
              <w:numPr>
                <w:ilvl w:val="0"/>
                <w:numId w:val="27"/>
              </w:numPr>
              <w:spacing w:after="0" w:line="360" w:lineRule="auto"/>
              <w:ind w:left="180" w:right="-30" w:hanging="180"/>
              <w:rPr>
                <w:color w:val="000000"/>
              </w:rPr>
            </w:pPr>
            <w:r w:rsidDel="00000000" w:rsidR="00000000" w:rsidRPr="00000000">
              <w:rPr>
                <w:b w:val="1"/>
                <w:bCs w:val="1"/>
                <w:rtl w:val="0"/>
              </w:rPr>
              <w:t xml:space="preserve">Proposal</w:t>
            </w:r>
            <w:r w:rsidDel="00000000" w:rsidR="00000000" w:rsidRPr="00000000">
              <w:rPr>
                <w:rtl w:val="0"/>
              </w:rPr>
            </w:r>
          </w:p>
        </w:tc>
      </w:tr>
      <w:tr>
        <w:trPr>
          <w:cantSplit w:val="0"/>
          <w:trHeight w:val="441" w:hRule="atLeast"/>
          <w:tblHeader w:val="0"/>
        </w:trPr>
        <w:tc>
          <w:tcPr>
            <w:tcBorders>
              <w:top w:color="b7b7b7" w:space="0" w:sz="12" w:val="dotted"/>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7A">
            <w:pPr>
              <w:spacing w:after="0" w:lineRule="auto"/>
              <w:ind w:left="-270" w:right="-240" w:firstLine="0"/>
              <w:jc w:val="center"/>
              <w:rPr>
                <w:b w:val="1"/>
                <w:bCs w:val="1"/>
              </w:rPr>
            </w:pPr>
            <w:r w:rsidDel="00000000" w:rsidR="00000000" w:rsidRPr="00000000">
              <w:rPr>
                <w:b w:val="1"/>
                <w:bCs w:val="1"/>
                <w:rtl w:val="0"/>
              </w:rPr>
              <w:t xml:space="preserve">2.4</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7B">
            <w:pPr>
              <w:spacing w:after="0" w:lineRule="auto"/>
              <w:ind w:right="0"/>
              <w:rPr/>
            </w:pPr>
            <w:r w:rsidDel="00000000" w:rsidR="00000000" w:rsidRPr="00000000">
              <w:rPr>
                <w:rtl w:val="0"/>
              </w:rPr>
              <w:t xml:space="preserve">The proposal provides a strategy for engaging relevant actors and stakeholders to ensure consideration of the needs of vulnerable people, Indigenous Peoples, women, youth and children, and the local population most affected by climate-induced loss and damage.</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7C">
            <w:pPr>
              <w:numPr>
                <w:ilvl w:val="0"/>
                <w:numId w:val="27"/>
              </w:numPr>
              <w:spacing w:after="0" w:line="360" w:lineRule="auto"/>
              <w:ind w:left="180" w:right="-30" w:hanging="180"/>
              <w:rPr>
                <w:color w:val="000000"/>
              </w:rPr>
            </w:pPr>
            <w:r w:rsidDel="00000000" w:rsidR="00000000" w:rsidRPr="00000000">
              <w:rPr>
                <w:b w:val="1"/>
                <w:bCs w:val="1"/>
                <w:rtl w:val="0"/>
              </w:rPr>
              <w:t xml:space="preserve">Proposal</w:t>
            </w:r>
            <w:r w:rsidDel="00000000" w:rsidR="00000000" w:rsidRPr="00000000">
              <w:rPr>
                <w:rtl w:val="0"/>
              </w:rPr>
            </w:r>
          </w:p>
        </w:tc>
      </w:tr>
      <w:tr>
        <w:trPr>
          <w:cantSplit w:val="0"/>
          <w:trHeight w:val="1112" w:hRule="atLeast"/>
          <w:tblHeader w:val="0"/>
        </w:trPr>
        <w:tc>
          <w:tcPr>
            <w:tcBorders>
              <w:top w:color="b7b7b7" w:space="0" w:sz="12" w:val="dotted"/>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7D">
            <w:pPr>
              <w:spacing w:after="0" w:lineRule="auto"/>
              <w:ind w:left="-270" w:right="-240" w:firstLine="0"/>
              <w:jc w:val="center"/>
              <w:rPr>
                <w:b w:val="1"/>
                <w:bCs w:val="1"/>
              </w:rPr>
            </w:pPr>
            <w:r w:rsidDel="00000000" w:rsidR="00000000" w:rsidRPr="00000000">
              <w:rPr>
                <w:b w:val="1"/>
                <w:bCs w:val="1"/>
                <w:rtl w:val="0"/>
              </w:rPr>
              <w:t xml:space="preserve">2.5</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7E">
            <w:pPr>
              <w:spacing w:after="0" w:lineRule="auto"/>
              <w:ind w:right="0"/>
              <w:rPr/>
            </w:pPr>
            <w:r w:rsidDel="00000000" w:rsidR="00000000" w:rsidRPr="00000000">
              <w:rPr>
                <w:rtl w:val="0"/>
              </w:rPr>
              <w:t xml:space="preserve">The Implementation Plan demonstrates the applicant's capacity to plan and implement the technical assistance activities within the identified timeliness, ensuring delivery effectiveness and efficiency, and accounting for internal/ external risks, proposing appropriate mitigation actions.</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7F">
            <w:pPr>
              <w:numPr>
                <w:ilvl w:val="0"/>
                <w:numId w:val="27"/>
              </w:numPr>
              <w:spacing w:after="0" w:line="360" w:lineRule="auto"/>
              <w:ind w:left="180" w:right="-30" w:hanging="180"/>
              <w:rPr>
                <w:color w:val="000000"/>
              </w:rPr>
            </w:pPr>
            <w:r w:rsidDel="00000000" w:rsidR="00000000" w:rsidRPr="00000000">
              <w:rPr>
                <w:b w:val="1"/>
                <w:bCs w:val="1"/>
                <w:rtl w:val="0"/>
              </w:rPr>
              <w:t xml:space="preserve">Proposal</w:t>
            </w:r>
            <w:r w:rsidDel="00000000" w:rsidR="00000000" w:rsidRPr="00000000">
              <w:rPr>
                <w:rtl w:val="0"/>
              </w:rPr>
            </w:r>
          </w:p>
        </w:tc>
      </w:tr>
      <w:tr>
        <w:trPr>
          <w:cantSplit w:val="0"/>
          <w:trHeight w:val="776" w:hRule="atLeast"/>
          <w:tblHeader w:val="0"/>
        </w:trPr>
        <w:tc>
          <w:tcPr>
            <w:tcBorders>
              <w:top w:color="b7b7b7" w:space="0" w:sz="12" w:val="dotted"/>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80">
            <w:pPr>
              <w:spacing w:after="0" w:lineRule="auto"/>
              <w:ind w:left="-270" w:right="-240" w:firstLine="0"/>
              <w:jc w:val="center"/>
              <w:rPr>
                <w:b w:val="1"/>
                <w:bCs w:val="1"/>
              </w:rPr>
            </w:pPr>
            <w:r w:rsidDel="00000000" w:rsidR="00000000" w:rsidRPr="00000000">
              <w:rPr>
                <w:b w:val="1"/>
                <w:bCs w:val="1"/>
                <w:rtl w:val="0"/>
              </w:rPr>
              <w:t xml:space="preserve">2.6</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81">
            <w:pPr>
              <w:spacing w:after="0" w:lineRule="auto"/>
              <w:ind w:right="0"/>
              <w:rPr>
                <w:highlight w:val="yellow"/>
              </w:rPr>
            </w:pPr>
            <w:r w:rsidDel="00000000" w:rsidR="00000000" w:rsidRPr="00000000">
              <w:rPr>
                <w:rtl w:val="0"/>
              </w:rPr>
              <w:t xml:space="preserve">The proposal satisfactorily describes how the Health and Safety, and Social and Environmental (HSSE) requirements, in relation to the technical assistance activities will be met.</w:t>
            </w:r>
            <w:r w:rsidDel="00000000" w:rsidR="00000000" w:rsidRPr="00000000">
              <w:rPr>
                <w:rtl w:val="0"/>
              </w:rPr>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82">
            <w:pPr>
              <w:numPr>
                <w:ilvl w:val="0"/>
                <w:numId w:val="27"/>
              </w:numPr>
              <w:spacing w:after="0" w:line="360" w:lineRule="auto"/>
              <w:ind w:left="180" w:right="-30" w:hanging="180"/>
              <w:rPr>
                <w:b w:val="1"/>
                <w:bCs w:val="1"/>
                <w:color w:val="000000"/>
              </w:rPr>
            </w:pPr>
            <w:r w:rsidDel="00000000" w:rsidR="00000000" w:rsidRPr="00000000">
              <w:rPr>
                <w:b w:val="1"/>
                <w:bCs w:val="1"/>
                <w:rtl w:val="0"/>
              </w:rPr>
              <w:t xml:space="preserve">Proposal</w:t>
            </w:r>
            <w:r w:rsidDel="00000000" w:rsidR="00000000" w:rsidRPr="00000000">
              <w:rPr>
                <w:rtl w:val="0"/>
              </w:rPr>
            </w:r>
          </w:p>
        </w:tc>
      </w:tr>
      <w:tr>
        <w:trPr>
          <w:cantSplit w:val="0"/>
          <w:trHeight w:val="944" w:hRule="atLeast"/>
          <w:tblHeader w:val="0"/>
        </w:trPr>
        <w:tc>
          <w:tcPr>
            <w:tcBorders>
              <w:top w:color="b7b7b7" w:space="0" w:sz="12" w:val="dotted"/>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83">
            <w:pPr>
              <w:spacing w:after="0" w:lineRule="auto"/>
              <w:ind w:left="-270" w:right="-240" w:firstLine="0"/>
              <w:jc w:val="center"/>
              <w:rPr>
                <w:b w:val="1"/>
                <w:bCs w:val="1"/>
              </w:rPr>
            </w:pPr>
            <w:r w:rsidDel="00000000" w:rsidR="00000000" w:rsidRPr="00000000">
              <w:rPr>
                <w:b w:val="1"/>
                <w:bCs w:val="1"/>
                <w:rtl w:val="0"/>
              </w:rPr>
              <w:t xml:space="preserve">2.7</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84">
            <w:pPr>
              <w:spacing w:after="0" w:lineRule="auto"/>
              <w:ind w:right="0"/>
              <w:rPr/>
            </w:pPr>
            <w:r w:rsidDel="00000000" w:rsidR="00000000" w:rsidRPr="00000000">
              <w:rPr>
                <w:rtl w:val="0"/>
              </w:rPr>
              <w:t xml:space="preserve">The proposal satisfactorily describes how the Protection from Sexual Exploitation and Abuse (PSEA) requirements in relation to the technical assistance activities will be met.</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85">
            <w:pPr>
              <w:numPr>
                <w:ilvl w:val="0"/>
                <w:numId w:val="27"/>
              </w:numPr>
              <w:spacing w:after="0" w:line="360" w:lineRule="auto"/>
              <w:ind w:left="180" w:right="-30" w:hanging="180"/>
              <w:rPr>
                <w:b w:val="1"/>
                <w:bCs w:val="1"/>
                <w:color w:val="000000"/>
              </w:rPr>
            </w:pPr>
            <w:r w:rsidDel="00000000" w:rsidR="00000000" w:rsidRPr="00000000">
              <w:rPr>
                <w:b w:val="1"/>
                <w:bCs w:val="1"/>
                <w:rtl w:val="0"/>
              </w:rPr>
              <w:t xml:space="preserve">Proposal</w:t>
            </w:r>
            <w:r w:rsidDel="00000000" w:rsidR="00000000" w:rsidRPr="00000000">
              <w:rPr>
                <w:rtl w:val="0"/>
              </w:rPr>
            </w:r>
          </w:p>
        </w:tc>
      </w:tr>
      <w:tr>
        <w:trPr>
          <w:cantSplit w:val="0"/>
          <w:trHeight w:val="944" w:hRule="atLeast"/>
          <w:tblHeader w:val="0"/>
        </w:trPr>
        <w:tc>
          <w:tcPr>
            <w:tcBorders>
              <w:top w:color="b7b7b7" w:space="0" w:sz="12" w:val="dotted"/>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86">
            <w:pPr>
              <w:spacing w:after="0" w:lineRule="auto"/>
              <w:ind w:left="-270" w:right="-240" w:firstLine="0"/>
              <w:jc w:val="center"/>
              <w:rPr>
                <w:b w:val="1"/>
                <w:bCs w:val="1"/>
              </w:rPr>
            </w:pPr>
            <w:r w:rsidDel="00000000" w:rsidR="00000000" w:rsidRPr="00000000">
              <w:rPr>
                <w:b w:val="1"/>
                <w:bCs w:val="1"/>
                <w:rtl w:val="0"/>
              </w:rPr>
              <w:t xml:space="preserve">2.8</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87">
            <w:pPr>
              <w:shd w:fill="ffffff" w:val="clear"/>
              <w:spacing w:after="0" w:lineRule="auto"/>
              <w:ind w:right="0"/>
              <w:rPr>
                <w:highlight w:val="white"/>
              </w:rPr>
            </w:pPr>
            <w:r w:rsidDel="00000000" w:rsidR="00000000" w:rsidRPr="00000000">
              <w:rPr>
                <w:rtl w:val="0"/>
              </w:rPr>
              <w:t xml:space="preserve">The applicant’s proposed sub-grantees, if identified, that will undertake relevant technical assistance activities, have demonstrated the capacity to undertake the work and are appropriately located to undertake these activities. (If the applicant does not require sub-grantees, the proposal will be assigned  the maximum points for this criterion). </w:t>
            </w:r>
            <w:r w:rsidDel="00000000" w:rsidR="00000000" w:rsidRPr="00000000">
              <w:rPr>
                <w:rtl w:val="0"/>
              </w:rPr>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88">
            <w:pPr>
              <w:numPr>
                <w:ilvl w:val="0"/>
                <w:numId w:val="27"/>
              </w:numPr>
              <w:spacing w:after="0" w:line="360" w:lineRule="auto"/>
              <w:ind w:left="180" w:right="-30" w:hanging="180"/>
              <w:rPr>
                <w:color w:val="000000"/>
              </w:rPr>
            </w:pPr>
            <w:r w:rsidDel="00000000" w:rsidR="00000000" w:rsidRPr="00000000">
              <w:rPr>
                <w:b w:val="1"/>
                <w:bCs w:val="1"/>
                <w:rtl w:val="0"/>
              </w:rPr>
              <w:t xml:space="preserve">Proposal</w:t>
            </w:r>
            <w:r w:rsidDel="00000000" w:rsidR="00000000" w:rsidRPr="00000000">
              <w:rPr>
                <w:rtl w:val="0"/>
              </w:rPr>
            </w:r>
          </w:p>
        </w:tc>
      </w:tr>
      <w:tr>
        <w:trPr>
          <w:cantSplit w:val="0"/>
          <w:trHeight w:val="609" w:hRule="atLeast"/>
          <w:tblHeader w:val="0"/>
        </w:trPr>
        <w:tc>
          <w:tcPr>
            <w:tcBorders>
              <w:top w:color="b7b7b7" w:space="0" w:sz="12" w:val="dotted"/>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89">
            <w:pPr>
              <w:spacing w:after="0" w:lineRule="auto"/>
              <w:ind w:left="-270" w:right="-240" w:firstLine="0"/>
              <w:jc w:val="center"/>
              <w:rPr>
                <w:b w:val="1"/>
                <w:bCs w:val="1"/>
              </w:rPr>
            </w:pPr>
            <w:r w:rsidDel="00000000" w:rsidR="00000000" w:rsidRPr="00000000">
              <w:rPr>
                <w:b w:val="1"/>
                <w:bCs w:val="1"/>
                <w:rtl w:val="0"/>
              </w:rPr>
              <w:t xml:space="preserve">2.9</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8A">
            <w:pPr>
              <w:spacing w:after="0" w:lineRule="auto"/>
              <w:ind w:right="0"/>
              <w:rPr/>
            </w:pPr>
            <w:r w:rsidDel="00000000" w:rsidR="00000000" w:rsidRPr="00000000">
              <w:rPr>
                <w:rtl w:val="0"/>
              </w:rPr>
              <w:t xml:space="preserve">The Monitoring, Evaluation and Learning Plan details how different elements of the technical assistance will be monitored, controlled, and provides verifiable indicators and a strategy for capturing knowledge, lessons learned and good practices.</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8B">
            <w:pPr>
              <w:numPr>
                <w:ilvl w:val="0"/>
                <w:numId w:val="27"/>
              </w:numPr>
              <w:spacing w:after="0" w:line="360" w:lineRule="auto"/>
              <w:ind w:left="180" w:right="-30" w:hanging="180"/>
              <w:rPr>
                <w:color w:val="000000"/>
              </w:rPr>
            </w:pPr>
            <w:r w:rsidDel="00000000" w:rsidR="00000000" w:rsidRPr="00000000">
              <w:rPr>
                <w:b w:val="1"/>
                <w:bCs w:val="1"/>
                <w:rtl w:val="0"/>
              </w:rPr>
              <w:t xml:space="preserve">Proposal</w:t>
            </w:r>
            <w:r w:rsidDel="00000000" w:rsidR="00000000" w:rsidRPr="00000000">
              <w:rPr>
                <w:rtl w:val="0"/>
              </w:rPr>
            </w:r>
          </w:p>
        </w:tc>
      </w:tr>
      <w:tr>
        <w:trPr>
          <w:cantSplit w:val="0"/>
          <w:tblHeader w:val="0"/>
        </w:trPr>
        <w:tc>
          <w:tcPr>
            <w:tcBorders>
              <w:top w:color="b7b7b7" w:space="0" w:sz="12" w:val="dotted"/>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8C">
            <w:pPr>
              <w:spacing w:after="0" w:lineRule="auto"/>
              <w:ind w:left="-270" w:right="-240" w:firstLine="0"/>
              <w:jc w:val="center"/>
              <w:rPr>
                <w:b w:val="1"/>
                <w:bCs w:val="1"/>
              </w:rPr>
            </w:pPr>
            <w:r w:rsidDel="00000000" w:rsidR="00000000" w:rsidRPr="00000000">
              <w:rPr>
                <w:b w:val="1"/>
                <w:bCs w:val="1"/>
                <w:rtl w:val="0"/>
              </w:rPr>
              <w:t xml:space="preserve">2.10</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8D">
            <w:pPr>
              <w:pStyle w:val="Heading5"/>
              <w:spacing w:after="0" w:line="276" w:lineRule="auto"/>
              <w:rPr>
                <w:shd w:fill="auto" w:val="clear"/>
              </w:rPr>
            </w:pPr>
            <w:bookmarkStart w:colFirst="0" w:colLast="0" w:name="_heading=h.m3va466hifc2" w:id="52"/>
            <w:bookmarkEnd w:id="52"/>
            <w:r w:rsidDel="00000000" w:rsidR="00000000" w:rsidRPr="00000000">
              <w:rPr>
                <w:shd w:fill="auto" w:val="clear"/>
                <w:rtl w:val="0"/>
              </w:rPr>
              <w:t xml:space="preserve">The proposal provides a strategy for the long-term sustainability of activities and retention of capacity in the country.</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8E">
            <w:pPr>
              <w:numPr>
                <w:ilvl w:val="0"/>
                <w:numId w:val="27"/>
              </w:numPr>
              <w:spacing w:after="0" w:line="360" w:lineRule="auto"/>
              <w:ind w:left="180" w:right="-30" w:hanging="180"/>
              <w:rPr>
                <w:color w:val="000000"/>
              </w:rPr>
            </w:pPr>
            <w:r w:rsidDel="00000000" w:rsidR="00000000" w:rsidRPr="00000000">
              <w:rPr>
                <w:b w:val="1"/>
                <w:bCs w:val="1"/>
                <w:rtl w:val="0"/>
              </w:rPr>
              <w:t xml:space="preserve">Proposal</w:t>
            </w:r>
            <w:r w:rsidDel="00000000" w:rsidR="00000000" w:rsidRPr="00000000">
              <w:rPr>
                <w:rtl w:val="0"/>
              </w:rPr>
            </w:r>
          </w:p>
        </w:tc>
      </w:tr>
      <w:tr>
        <w:trPr>
          <w:cantSplit w:val="0"/>
          <w:trHeight w:val="479" w:hRule="atLeast"/>
          <w:tblHeader w:val="0"/>
        </w:trPr>
        <w:tc>
          <w:tcPr>
            <w:gridSpan w:val="3"/>
            <w:tcBorders>
              <w:top w:color="b7b7b7" w:space="0" w:sz="12" w:val="dotted"/>
              <w:left w:color="000000" w:space="0" w:sz="0" w:val="nil"/>
              <w:bottom w:color="009384" w:space="0" w:sz="18"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18F">
            <w:pPr>
              <w:spacing w:after="0" w:lineRule="auto"/>
              <w:ind w:right="1110"/>
              <w:rPr>
                <w:b w:val="1"/>
                <w:bCs w:val="1"/>
              </w:rPr>
            </w:pPr>
            <w:r w:rsidDel="00000000" w:rsidR="00000000" w:rsidRPr="00000000">
              <w:rPr>
                <w:b w:val="1"/>
                <w:bCs w:val="1"/>
                <w:rtl w:val="0"/>
              </w:rPr>
              <w:t xml:space="preserve">Total points for Part 2 –</w:t>
            </w:r>
            <w:r w:rsidDel="00000000" w:rsidR="00000000" w:rsidRPr="00000000">
              <w:rPr>
                <w:b w:val="1"/>
                <w:bCs w:val="1"/>
                <w:rtl w:val="0"/>
              </w:rPr>
              <w:t xml:space="preserve"> 30</w:t>
            </w:r>
          </w:p>
        </w:tc>
      </w:tr>
    </w:tbl>
    <w:p w:rsidR="00000000" w:rsidDel="00000000" w:rsidP="00000000" w:rsidRDefault="00000000" w:rsidRPr="00000000" w14:paraId="00000192">
      <w:pPr>
        <w:spacing w:after="0" w:lineRule="auto"/>
        <w:ind w:right="1110"/>
        <w:rPr/>
      </w:pPr>
      <w:r w:rsidDel="00000000" w:rsidR="00000000" w:rsidRPr="00000000">
        <w:rPr>
          <w:rtl w:val="0"/>
        </w:rPr>
      </w:r>
    </w:p>
    <w:p w:rsidR="00000000" w:rsidDel="00000000" w:rsidP="00000000" w:rsidRDefault="00000000" w:rsidRPr="00000000" w14:paraId="00000193">
      <w:pPr>
        <w:spacing w:after="0" w:lineRule="auto"/>
        <w:ind w:right="1110"/>
        <w:rPr/>
      </w:pPr>
      <w:r w:rsidDel="00000000" w:rsidR="00000000" w:rsidRPr="00000000">
        <w:rPr>
          <w:rtl w:val="0"/>
        </w:rPr>
      </w:r>
    </w:p>
    <w:p w:rsidR="00000000" w:rsidDel="00000000" w:rsidP="00000000" w:rsidRDefault="00000000" w:rsidRPr="00000000" w14:paraId="00000194">
      <w:pPr>
        <w:spacing w:after="0" w:lineRule="auto"/>
        <w:ind w:right="1110"/>
        <w:rPr/>
      </w:pPr>
      <w:r w:rsidDel="00000000" w:rsidR="00000000" w:rsidRPr="00000000">
        <w:rPr>
          <w:rtl w:val="0"/>
        </w:rPr>
      </w:r>
    </w:p>
    <w:tbl>
      <w:tblPr>
        <w:tblStyle w:val="Table11"/>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6610"/>
        <w:gridCol w:w="1955.0000000000005"/>
        <w:tblGridChange w:id="0">
          <w:tblGrid>
            <w:gridCol w:w="615"/>
            <w:gridCol w:w="6610"/>
            <w:gridCol w:w="1955.0000000000005"/>
          </w:tblGrid>
        </w:tblGridChange>
      </w:tblGrid>
      <w:tr>
        <w:trPr>
          <w:cantSplit w:val="0"/>
          <w:trHeight w:val="375" w:hRule="atLeast"/>
          <w:tblHeader w:val="1"/>
        </w:trPr>
        <w:tc>
          <w:tcPr>
            <w:tcBorders>
              <w:top w:color="000000" w:space="0" w:sz="0" w:val="nil"/>
              <w:left w:color="000000" w:space="0" w:sz="0" w:val="nil"/>
              <w:bottom w:color="000000" w:space="0" w:sz="0" w:val="nil"/>
              <w:right w:color="009384" w:space="0" w:sz="12" w:val="single"/>
            </w:tcBorders>
            <w:shd w:fill="ffffff" w:val="clear"/>
            <w:vAlign w:val="center"/>
          </w:tcPr>
          <w:p w:rsidR="00000000" w:rsidDel="00000000" w:rsidP="00000000" w:rsidRDefault="00000000" w:rsidRPr="00000000" w14:paraId="00000195">
            <w:pPr>
              <w:spacing w:after="0" w:lineRule="auto"/>
              <w:ind w:left="-360" w:firstLine="0"/>
              <w:jc w:val="center"/>
              <w:rPr>
                <w:b w:val="1"/>
                <w:bCs w:val="1"/>
              </w:rPr>
            </w:pPr>
            <w:r w:rsidDel="00000000" w:rsidR="00000000" w:rsidRPr="00000000">
              <w:rPr>
                <w:rtl w:val="0"/>
              </w:rPr>
            </w:r>
          </w:p>
        </w:tc>
        <w:tc>
          <w:tcPr>
            <w:gridSpan w:val="2"/>
            <w:tcBorders>
              <w:top w:color="009384" w:space="0" w:sz="12" w:val="single"/>
              <w:left w:color="009384" w:space="0" w:sz="12" w:val="single"/>
              <w:bottom w:color="009384" w:space="0" w:sz="12" w:val="single"/>
              <w:right w:color="ffffff" w:space="0" w:sz="18" w:val="single"/>
            </w:tcBorders>
            <w:shd w:fill="ffffff" w:val="clear"/>
            <w:vAlign w:val="center"/>
          </w:tcPr>
          <w:p w:rsidR="00000000" w:rsidDel="00000000" w:rsidP="00000000" w:rsidRDefault="00000000" w:rsidRPr="00000000" w14:paraId="00000196">
            <w:pPr>
              <w:pStyle w:val="Heading2"/>
              <w:spacing w:line="240" w:lineRule="auto"/>
              <w:rPr/>
            </w:pPr>
            <w:bookmarkStart w:colFirst="0" w:colLast="0" w:name="_heading=h.27o2sdmekcaw" w:id="53"/>
            <w:bookmarkEnd w:id="53"/>
            <w:r w:rsidDel="00000000" w:rsidR="00000000" w:rsidRPr="00000000">
              <w:rPr>
                <w:rtl w:val="0"/>
              </w:rPr>
              <w:t xml:space="preserve">Table 2.1.3 Part 3: Key personnel proposed </w:t>
            </w:r>
          </w:p>
        </w:tc>
      </w:tr>
      <w:tr>
        <w:trPr>
          <w:cantSplit w:val="0"/>
          <w:trHeight w:val="795" w:hRule="atLeast"/>
          <w:tblHeader w:val="1"/>
        </w:trPr>
        <w:tc>
          <w:tcPr>
            <w:tcBorders>
              <w:top w:color="000000" w:space="0" w:sz="0" w:val="nil"/>
              <w:left w:color="000000" w:space="0" w:sz="0" w:val="nil"/>
              <w:bottom w:color="000000" w:space="0" w:sz="0" w:val="nil"/>
              <w:right w:color="ffffff" w:space="0" w:sz="18" w:val="single"/>
            </w:tcBorders>
            <w:shd w:fill="f3f3f3" w:val="clear"/>
            <w:vAlign w:val="center"/>
          </w:tcPr>
          <w:p w:rsidR="00000000" w:rsidDel="00000000" w:rsidP="00000000" w:rsidRDefault="00000000" w:rsidRPr="00000000" w14:paraId="00000198">
            <w:pPr>
              <w:spacing w:after="0" w:lineRule="auto"/>
              <w:ind w:left="-360" w:firstLine="0"/>
              <w:jc w:val="center"/>
              <w:rPr>
                <w:b w:val="1"/>
                <w:bCs w:val="1"/>
              </w:rPr>
            </w:pPr>
            <w:r w:rsidDel="00000000" w:rsidR="00000000" w:rsidRPr="00000000">
              <w:rPr>
                <w:b w:val="1"/>
                <w:bCs w:val="1"/>
                <w:rtl w:val="0"/>
              </w:rPr>
              <w:t xml:space="preserve">No.</w:t>
            </w:r>
          </w:p>
        </w:tc>
        <w:tc>
          <w:tcPr>
            <w:tcBorders>
              <w:top w:color="009384" w:space="0" w:sz="12" w:val="single"/>
              <w:left w:color="000000" w:space="0" w:sz="4" w:val="single"/>
              <w:bottom w:color="000000" w:space="0" w:sz="0" w:val="nil"/>
              <w:right w:color="ffffff" w:space="0" w:sz="18" w:val="single"/>
            </w:tcBorders>
            <w:shd w:fill="f3f3f3" w:val="clear"/>
            <w:vAlign w:val="center"/>
          </w:tcPr>
          <w:p w:rsidR="00000000" w:rsidDel="00000000" w:rsidP="00000000" w:rsidRDefault="00000000" w:rsidRPr="00000000" w14:paraId="00000199">
            <w:pPr>
              <w:widowControl w:val="0"/>
              <w:spacing w:after="0" w:lineRule="auto"/>
              <w:ind w:right="0"/>
              <w:rPr>
                <w:b w:val="1"/>
                <w:bCs w:val="1"/>
                <w:sz w:val="20"/>
                <w:szCs w:val="20"/>
              </w:rPr>
            </w:pPr>
            <w:r w:rsidDel="00000000" w:rsidR="00000000" w:rsidRPr="00000000">
              <w:rPr>
                <w:b w:val="1"/>
                <w:bCs w:val="1"/>
                <w:rtl w:val="0"/>
              </w:rPr>
              <w:t xml:space="preserve">Criteria to be evaluated</w:t>
            </w:r>
            <w:r w:rsidDel="00000000" w:rsidR="00000000" w:rsidRPr="00000000">
              <w:rPr>
                <w:rtl w:val="0"/>
              </w:rPr>
            </w:r>
          </w:p>
        </w:tc>
        <w:tc>
          <w:tcPr>
            <w:tcBorders>
              <w:top w:color="009384" w:space="0" w:sz="12" w:val="single"/>
              <w:left w:color="ffffff" w:space="0" w:sz="18" w:val="single"/>
              <w:bottom w:color="000000" w:space="0" w:sz="0" w:val="nil"/>
              <w:right w:color="ffffff" w:space="0" w:sz="18" w:val="single"/>
            </w:tcBorders>
            <w:shd w:fill="f3f3f3" w:val="clear"/>
            <w:vAlign w:val="center"/>
          </w:tcPr>
          <w:p w:rsidR="00000000" w:rsidDel="00000000" w:rsidP="00000000" w:rsidRDefault="00000000" w:rsidRPr="00000000" w14:paraId="0000019A">
            <w:pPr>
              <w:spacing w:after="0" w:lineRule="auto"/>
              <w:ind w:right="-105"/>
              <w:rPr>
                <w:b w:val="1"/>
                <w:bCs w:val="1"/>
              </w:rPr>
            </w:pPr>
            <w:r w:rsidDel="00000000" w:rsidR="00000000" w:rsidRPr="00000000">
              <w:rPr>
                <w:b w:val="1"/>
                <w:bCs w:val="1"/>
                <w:rtl w:val="0"/>
              </w:rPr>
              <w:t xml:space="preserve">Documents to establish compliance with the criteria </w:t>
            </w:r>
            <w:r w:rsidDel="00000000" w:rsidR="00000000" w:rsidRPr="00000000">
              <w:rPr>
                <w:rtl w:val="0"/>
              </w:rPr>
              <w:t xml:space="preserve">(not exhaustive)</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9B">
            <w:pPr>
              <w:spacing w:after="0" w:lineRule="auto"/>
              <w:ind w:left="-360" w:firstLine="0"/>
              <w:jc w:val="center"/>
              <w:rPr>
                <w:b w:val="1"/>
                <w:bCs w:val="1"/>
              </w:rPr>
            </w:pPr>
            <w:r w:rsidDel="00000000" w:rsidR="00000000" w:rsidRPr="00000000">
              <w:rPr>
                <w:b w:val="1"/>
                <w:bCs w:val="1"/>
                <w:rtl w:val="0"/>
              </w:rPr>
              <w:t xml:space="preserve">3.1</w:t>
            </w:r>
          </w:p>
        </w:tc>
        <w:tc>
          <w:tcPr>
            <w:tcBorders>
              <w:top w:color="000000" w:space="0" w:sz="0" w:val="nil"/>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9C">
            <w:pPr>
              <w:spacing w:after="0" w:lineRule="auto"/>
              <w:ind w:right="0"/>
              <w:rPr/>
            </w:pPr>
            <w:r w:rsidDel="00000000" w:rsidR="00000000" w:rsidRPr="00000000">
              <w:rPr>
                <w:rtl w:val="0"/>
              </w:rPr>
              <w:t xml:space="preserve">The composition and structure of the applicant’s proposed team is appropriate and the proposed management roles and other key personnel roles are suitable for the implementation of the technical assistance activities, including elaboration on regional, national and local expertise, as appropriate for the activities.</w:t>
            </w:r>
          </w:p>
        </w:tc>
        <w:tc>
          <w:tcPr>
            <w:tcBorders>
              <w:top w:color="000000" w:space="0" w:sz="0" w:val="nil"/>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9D">
            <w:pPr>
              <w:numPr>
                <w:ilvl w:val="0"/>
                <w:numId w:val="27"/>
              </w:numPr>
              <w:spacing w:after="0" w:lineRule="auto"/>
              <w:ind w:left="180" w:right="-30" w:hanging="180"/>
              <w:rPr/>
            </w:pPr>
            <w:r w:rsidDel="00000000" w:rsidR="00000000" w:rsidRPr="00000000">
              <w:rPr>
                <w:b w:val="1"/>
                <w:bCs w:val="1"/>
                <w:rtl w:val="0"/>
              </w:rPr>
              <w:t xml:space="preserve">Proposal</w:t>
            </w:r>
            <w:r w:rsidDel="00000000" w:rsidR="00000000" w:rsidRPr="00000000">
              <w:rPr>
                <w:rtl w:val="0"/>
              </w:rPr>
              <w:t xml:space="preserve">, Section 6</w:t>
            </w:r>
          </w:p>
        </w:tc>
      </w:tr>
      <w:tr>
        <w:trPr>
          <w:cantSplit w:val="0"/>
          <w:trHeight w:val="570" w:hRule="atLeast"/>
          <w:tblHeader w:val="0"/>
        </w:trPr>
        <w:tc>
          <w:tcPr>
            <w:tcBorders>
              <w:top w:color="b7b7b7" w:space="0" w:sz="12" w:val="dotted"/>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9E">
            <w:pPr>
              <w:spacing w:after="0" w:lineRule="auto"/>
              <w:ind w:left="-360" w:firstLine="0"/>
              <w:jc w:val="center"/>
              <w:rPr>
                <w:b w:val="1"/>
                <w:bCs w:val="1"/>
              </w:rPr>
            </w:pPr>
            <w:r w:rsidDel="00000000" w:rsidR="00000000" w:rsidRPr="00000000">
              <w:rPr>
                <w:b w:val="1"/>
                <w:bCs w:val="1"/>
                <w:rtl w:val="0"/>
              </w:rPr>
              <w:t xml:space="preserve">3.2</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9F">
            <w:pPr>
              <w:spacing w:after="0" w:lineRule="auto"/>
              <w:ind w:right="0"/>
              <w:rPr/>
            </w:pPr>
            <w:r w:rsidDel="00000000" w:rsidR="00000000" w:rsidRPr="00000000">
              <w:rPr>
                <w:rtl w:val="0"/>
              </w:rPr>
              <w:t xml:space="preserve">The applicant describes and justifies its plan for the size and composition of its team, and where applicable the consortium partners and sub-grantees. </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A0">
            <w:pPr>
              <w:numPr>
                <w:ilvl w:val="0"/>
                <w:numId w:val="27"/>
              </w:numPr>
              <w:spacing w:after="0" w:lineRule="auto"/>
              <w:ind w:left="180" w:right="-30" w:hanging="180"/>
              <w:rPr/>
            </w:pPr>
            <w:r w:rsidDel="00000000" w:rsidR="00000000" w:rsidRPr="00000000">
              <w:rPr>
                <w:b w:val="1"/>
                <w:bCs w:val="1"/>
                <w:rtl w:val="0"/>
              </w:rPr>
              <w:t xml:space="preserve">Proposal</w:t>
            </w:r>
            <w:r w:rsidDel="00000000" w:rsidR="00000000" w:rsidRPr="00000000">
              <w:rPr>
                <w:rtl w:val="0"/>
              </w:rPr>
              <w:t xml:space="preserve">, Section 6</w:t>
            </w:r>
          </w:p>
        </w:tc>
      </w:tr>
      <w:tr>
        <w:trPr>
          <w:cantSplit w:val="0"/>
          <w:trHeight w:val="570" w:hRule="atLeast"/>
          <w:tblHeader w:val="0"/>
        </w:trPr>
        <w:tc>
          <w:tcPr>
            <w:tcBorders>
              <w:top w:color="b7b7b7" w:space="0" w:sz="12" w:val="dotted"/>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A1">
            <w:pPr>
              <w:spacing w:after="0" w:lineRule="auto"/>
              <w:ind w:left="-360" w:firstLine="0"/>
              <w:jc w:val="center"/>
              <w:rPr>
                <w:b w:val="1"/>
                <w:bCs w:val="1"/>
              </w:rPr>
            </w:pPr>
            <w:r w:rsidDel="00000000" w:rsidR="00000000" w:rsidRPr="00000000">
              <w:rPr>
                <w:b w:val="1"/>
                <w:bCs w:val="1"/>
                <w:rtl w:val="0"/>
              </w:rPr>
              <w:t xml:space="preserve">3.3</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A2">
            <w:pPr>
              <w:spacing w:after="0" w:lineRule="auto"/>
              <w:ind w:right="0"/>
              <w:rPr/>
            </w:pPr>
            <w:r w:rsidDel="00000000" w:rsidR="00000000" w:rsidRPr="00000000">
              <w:rPr>
                <w:rtl w:val="0"/>
              </w:rPr>
              <w:t xml:space="preserve">The qualifications and experience of the proposed key personnel meet the established requirements, including, but not limited to expertise in:</w:t>
            </w:r>
          </w:p>
          <w:p w:rsidR="00000000" w:rsidDel="00000000" w:rsidP="00000000" w:rsidRDefault="00000000" w:rsidRPr="00000000" w14:paraId="000001A3">
            <w:pPr>
              <w:spacing w:after="0" w:line="240" w:lineRule="auto"/>
              <w:rPr/>
            </w:pPr>
            <w:r w:rsidDel="00000000" w:rsidR="00000000" w:rsidRPr="00000000">
              <w:rPr>
                <w:rtl w:val="0"/>
              </w:rPr>
            </w:r>
          </w:p>
          <w:p w:rsidR="00000000" w:rsidDel="00000000" w:rsidP="00000000" w:rsidRDefault="00000000" w:rsidRPr="00000000" w14:paraId="000001A4">
            <w:pPr>
              <w:pStyle w:val="Heading5"/>
              <w:numPr>
                <w:ilvl w:val="0"/>
                <w:numId w:val="6"/>
              </w:numPr>
              <w:spacing w:after="0" w:line="276" w:lineRule="auto"/>
              <w:ind w:left="270" w:hanging="165"/>
              <w:rPr/>
            </w:pPr>
            <w:bookmarkStart w:colFirst="0" w:colLast="0" w:name="_heading=h.ssfove778jqk" w:id="54"/>
            <w:bookmarkEnd w:id="54"/>
            <w:r w:rsidDel="00000000" w:rsidR="00000000" w:rsidRPr="00000000">
              <w:rPr>
                <w:shd w:fill="auto" w:val="clear"/>
                <w:rtl w:val="0"/>
              </w:rPr>
              <w:t xml:space="preserve">coordination</w:t>
            </w:r>
          </w:p>
          <w:p w:rsidR="00000000" w:rsidDel="00000000" w:rsidP="00000000" w:rsidRDefault="00000000" w:rsidRPr="00000000" w14:paraId="000001A5">
            <w:pPr>
              <w:numPr>
                <w:ilvl w:val="0"/>
                <w:numId w:val="6"/>
              </w:numPr>
              <w:spacing w:after="0" w:lineRule="auto"/>
              <w:ind w:left="270" w:hanging="165"/>
              <w:rPr/>
            </w:pPr>
            <w:r w:rsidDel="00000000" w:rsidR="00000000" w:rsidRPr="00000000">
              <w:rPr>
                <w:rtl w:val="0"/>
              </w:rPr>
              <w:t xml:space="preserve">regional / country / local</w:t>
            </w:r>
          </w:p>
          <w:p w:rsidR="00000000" w:rsidDel="00000000" w:rsidP="00000000" w:rsidRDefault="00000000" w:rsidRPr="00000000" w14:paraId="000001A6">
            <w:pPr>
              <w:numPr>
                <w:ilvl w:val="0"/>
                <w:numId w:val="6"/>
              </w:numPr>
              <w:spacing w:after="0" w:lineRule="auto"/>
              <w:ind w:left="270" w:hanging="165"/>
              <w:rPr/>
            </w:pPr>
            <w:r w:rsidDel="00000000" w:rsidR="00000000" w:rsidRPr="00000000">
              <w:rPr>
                <w:rtl w:val="0"/>
              </w:rPr>
              <w:t xml:space="preserve">climate change / loss and damage financing and proposal writing</w:t>
            </w:r>
          </w:p>
          <w:p w:rsidR="00000000" w:rsidDel="00000000" w:rsidP="00000000" w:rsidRDefault="00000000" w:rsidRPr="00000000" w14:paraId="000001A7">
            <w:pPr>
              <w:pStyle w:val="Heading5"/>
              <w:numPr>
                <w:ilvl w:val="0"/>
                <w:numId w:val="6"/>
              </w:numPr>
              <w:spacing w:after="0" w:line="276" w:lineRule="auto"/>
              <w:ind w:left="270" w:hanging="165"/>
              <w:rPr/>
            </w:pPr>
            <w:bookmarkStart w:colFirst="0" w:colLast="0" w:name="_heading=h.lxtth8oix8b7" w:id="55"/>
            <w:bookmarkEnd w:id="55"/>
            <w:r w:rsidDel="00000000" w:rsidR="00000000" w:rsidRPr="00000000">
              <w:rPr>
                <w:shd w:fill="auto" w:val="clear"/>
                <w:rtl w:val="0"/>
              </w:rPr>
              <w:t xml:space="preserve">stakeholder engagement / facilitation </w:t>
            </w:r>
          </w:p>
          <w:p w:rsidR="00000000" w:rsidDel="00000000" w:rsidP="00000000" w:rsidRDefault="00000000" w:rsidRPr="00000000" w14:paraId="000001A8">
            <w:pPr>
              <w:numPr>
                <w:ilvl w:val="0"/>
                <w:numId w:val="6"/>
              </w:numPr>
              <w:spacing w:after="0" w:lineRule="auto"/>
              <w:ind w:left="270" w:hanging="165"/>
              <w:rPr/>
            </w:pPr>
            <w:r w:rsidDel="00000000" w:rsidR="00000000" w:rsidRPr="00000000">
              <w:rPr>
                <w:rtl w:val="0"/>
              </w:rPr>
              <w:t xml:space="preserve">institutional strengthening</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A9">
            <w:pPr>
              <w:numPr>
                <w:ilvl w:val="0"/>
                <w:numId w:val="27"/>
              </w:numPr>
              <w:spacing w:after="0" w:lineRule="auto"/>
              <w:ind w:left="180" w:right="-30" w:hanging="180"/>
              <w:rPr/>
            </w:pPr>
            <w:r w:rsidDel="00000000" w:rsidR="00000000" w:rsidRPr="00000000">
              <w:rPr>
                <w:b w:val="1"/>
                <w:bCs w:val="1"/>
                <w:rtl w:val="0"/>
              </w:rPr>
              <w:t xml:space="preserve">Proposal</w:t>
            </w:r>
            <w:r w:rsidDel="00000000" w:rsidR="00000000" w:rsidRPr="00000000">
              <w:rPr>
                <w:rtl w:val="0"/>
              </w:rPr>
              <w:t xml:space="preserve">, Sections 8 and 9</w:t>
            </w:r>
          </w:p>
        </w:tc>
      </w:tr>
      <w:tr>
        <w:trPr>
          <w:cantSplit w:val="0"/>
          <w:trHeight w:val="419" w:hRule="atLeast"/>
          <w:tblHeader w:val="0"/>
        </w:trPr>
        <w:tc>
          <w:tcPr>
            <w:gridSpan w:val="3"/>
            <w:tcBorders>
              <w:top w:color="b7b7b7" w:space="0" w:sz="12" w:val="dotted"/>
              <w:left w:color="000000" w:space="0" w:sz="0" w:val="nil"/>
              <w:bottom w:color="009384" w:space="0" w:sz="18" w:val="single"/>
              <w:right w:color="000000" w:space="0" w:sz="4" w:val="single"/>
            </w:tcBorders>
            <w:shd w:fill="f3f3f3" w:val="clear"/>
            <w:tcMar>
              <w:top w:w="99.0" w:type="dxa"/>
              <w:left w:w="99.0" w:type="dxa"/>
              <w:bottom w:w="99.0" w:type="dxa"/>
              <w:right w:w="99.0" w:type="dxa"/>
            </w:tcMar>
            <w:vAlign w:val="center"/>
          </w:tcPr>
          <w:p w:rsidR="00000000" w:rsidDel="00000000" w:rsidP="00000000" w:rsidRDefault="00000000" w:rsidRPr="00000000" w14:paraId="000001AA">
            <w:pPr>
              <w:spacing w:after="0" w:lineRule="auto"/>
              <w:ind w:right="1110"/>
              <w:rPr>
                <w:b w:val="1"/>
                <w:bCs w:val="1"/>
              </w:rPr>
            </w:pPr>
            <w:r w:rsidDel="00000000" w:rsidR="00000000" w:rsidRPr="00000000">
              <w:rPr>
                <w:b w:val="1"/>
                <w:bCs w:val="1"/>
                <w:rtl w:val="0"/>
              </w:rPr>
              <w:t xml:space="preserve">Total points for Part 3 – 15</w:t>
            </w:r>
          </w:p>
        </w:tc>
      </w:tr>
    </w:tbl>
    <w:p w:rsidR="00000000" w:rsidDel="00000000" w:rsidP="00000000" w:rsidRDefault="00000000" w:rsidRPr="00000000" w14:paraId="000001AD">
      <w:pPr>
        <w:spacing w:after="0" w:lineRule="auto"/>
        <w:ind w:right="1110"/>
        <w:rPr/>
      </w:pPr>
      <w:r w:rsidDel="00000000" w:rsidR="00000000" w:rsidRPr="00000000">
        <w:rPr>
          <w:rtl w:val="0"/>
        </w:rPr>
      </w:r>
    </w:p>
    <w:p w:rsidR="00000000" w:rsidDel="00000000" w:rsidP="00000000" w:rsidRDefault="00000000" w:rsidRPr="00000000" w14:paraId="000001AE">
      <w:pPr>
        <w:pStyle w:val="Heading2"/>
        <w:numPr>
          <w:ilvl w:val="1"/>
          <w:numId w:val="22"/>
        </w:numPr>
        <w:ind w:left="630" w:hanging="270"/>
        <w:rPr/>
      </w:pPr>
      <w:bookmarkStart w:colFirst="0" w:colLast="0" w:name="_heading=h.x1unoclhorns" w:id="56"/>
      <w:bookmarkEnd w:id="56"/>
      <w:r w:rsidDel="00000000" w:rsidR="00000000" w:rsidRPr="00000000">
        <w:rPr>
          <w:rtl w:val="0"/>
        </w:rPr>
        <w:t xml:space="preserve">Financial evaluation</w:t>
      </w:r>
    </w:p>
    <w:tbl>
      <w:tblPr>
        <w:tblStyle w:val="Table12"/>
        <w:tblW w:w="922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6660"/>
        <w:gridCol w:w="1980"/>
        <w:tblGridChange w:id="0">
          <w:tblGrid>
            <w:gridCol w:w="585"/>
            <w:gridCol w:w="6660"/>
            <w:gridCol w:w="1980"/>
          </w:tblGrid>
        </w:tblGridChange>
      </w:tblGrid>
      <w:tr>
        <w:trPr>
          <w:cantSplit w:val="0"/>
          <w:trHeight w:val="435" w:hRule="atLeast"/>
          <w:tblHeader w:val="1"/>
        </w:trPr>
        <w:tc>
          <w:tcPr>
            <w:gridSpan w:val="3"/>
            <w:tcBorders>
              <w:top w:color="000000" w:space="0" w:sz="0" w:val="nil"/>
              <w:left w:color="000000" w:space="0" w:sz="0" w:val="nil"/>
              <w:bottom w:color="ffffff" w:space="0" w:sz="18" w:val="single"/>
              <w:right w:color="ffffff" w:space="0" w:sz="18" w:val="single"/>
            </w:tcBorders>
            <w:shd w:fill="009384" w:val="clear"/>
            <w:vAlign w:val="center"/>
          </w:tcPr>
          <w:p w:rsidR="00000000" w:rsidDel="00000000" w:rsidP="00000000" w:rsidRDefault="00000000" w:rsidRPr="00000000" w14:paraId="000001AF">
            <w:pPr>
              <w:pStyle w:val="Heading2"/>
              <w:spacing w:line="240" w:lineRule="auto"/>
              <w:rPr>
                <w:color w:val="ffffff"/>
              </w:rPr>
            </w:pPr>
            <w:bookmarkStart w:colFirst="0" w:colLast="0" w:name="_heading=h.z8n9v441im8b" w:id="57"/>
            <w:bookmarkEnd w:id="57"/>
            <w:r w:rsidDel="00000000" w:rsidR="00000000" w:rsidRPr="00000000">
              <w:rPr>
                <w:color w:val="ffffff"/>
                <w:rtl w:val="0"/>
              </w:rPr>
              <w:t xml:space="preserve">Table 3 FINANCIAL CRITERIA</w:t>
            </w:r>
          </w:p>
        </w:tc>
      </w:tr>
      <w:tr>
        <w:trPr>
          <w:cantSplit w:val="0"/>
          <w:trHeight w:val="540" w:hRule="atLeast"/>
          <w:tblHeader w:val="1"/>
        </w:trPr>
        <w:tc>
          <w:tcPr>
            <w:gridSpan w:val="2"/>
            <w:tcBorders>
              <w:top w:color="ffffff" w:space="0" w:sz="18" w:val="single"/>
              <w:left w:color="000000" w:space="0" w:sz="0" w:val="nil"/>
              <w:bottom w:color="000000" w:space="0" w:sz="0" w:val="nil"/>
              <w:right w:color="ffffff" w:space="0" w:sz="18" w:val="single"/>
            </w:tcBorders>
            <w:shd w:fill="f3f3f3" w:val="clear"/>
            <w:tcMar>
              <w:top w:w="72.0" w:type="dxa"/>
              <w:left w:w="72.0" w:type="dxa"/>
              <w:bottom w:w="72.0" w:type="dxa"/>
              <w:right w:w="72.0" w:type="dxa"/>
            </w:tcMar>
            <w:vAlign w:val="center"/>
          </w:tcPr>
          <w:p w:rsidR="00000000" w:rsidDel="00000000" w:rsidP="00000000" w:rsidRDefault="00000000" w:rsidRPr="00000000" w14:paraId="000001B2">
            <w:pPr>
              <w:spacing w:after="0" w:lineRule="auto"/>
              <w:ind w:right="0"/>
              <w:rPr>
                <w:rFonts w:ascii="Arial" w:cs="Arial" w:eastAsia="Arial" w:hAnsi="Arial"/>
                <w:b w:val="1"/>
                <w:bCs w:val="1"/>
              </w:rPr>
            </w:pPr>
            <w:r w:rsidDel="00000000" w:rsidR="00000000" w:rsidRPr="00000000">
              <w:rPr>
                <w:rFonts w:ascii="Arial" w:cs="Arial" w:eastAsia="Arial" w:hAnsi="Arial"/>
                <w:b w:val="1"/>
                <w:bCs w:val="1"/>
                <w:rtl w:val="0"/>
              </w:rPr>
              <w:t xml:space="preserve">Criteria evaluated based on a cumulative analysis methodology during the financial evaluation</w:t>
            </w:r>
          </w:p>
        </w:tc>
        <w:tc>
          <w:tcPr>
            <w:tcBorders>
              <w:top w:color="ffffff" w:space="0" w:sz="18" w:val="single"/>
              <w:left w:color="ffffff" w:space="0" w:sz="18" w:val="single"/>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1B4">
            <w:pPr>
              <w:spacing w:after="0" w:lineRule="auto"/>
              <w:ind w:left="9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Documents to establish compliance with the criteria</w:t>
            </w:r>
          </w:p>
        </w:tc>
      </w:tr>
      <w:tr>
        <w:trPr>
          <w:cantSplit w:val="0"/>
          <w:trHeight w:val="575" w:hRule="atLeast"/>
          <w:tblHeader w:val="0"/>
        </w:trPr>
        <w:tc>
          <w:tcPr>
            <w:tcBorders>
              <w:top w:color="000000" w:space="0" w:sz="0" w:val="nil"/>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B5">
            <w:pPr>
              <w:shd w:fill="ffffff" w:val="clear"/>
              <w:spacing w:after="0" w:lineRule="auto"/>
              <w:ind w:right="-15" w:hanging="180"/>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tcBorders>
              <w:top w:color="000000" w:space="0" w:sz="0" w:val="nil"/>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B6">
            <w:pPr>
              <w:spacing w:line="240" w:lineRule="auto"/>
              <w:ind w:right="90"/>
              <w:rPr>
                <w:rFonts w:ascii="Arial" w:cs="Arial" w:eastAsia="Arial" w:hAnsi="Arial"/>
              </w:rPr>
            </w:pPr>
            <w:r w:rsidDel="00000000" w:rsidR="00000000" w:rsidRPr="00000000">
              <w:rPr>
                <w:rFonts w:ascii="Arial" w:cs="Arial" w:eastAsia="Arial" w:hAnsi="Arial"/>
                <w:rtl w:val="0"/>
              </w:rPr>
              <w:t xml:space="preserve">The cost-effectiveness and delivery efficiency of the activities to be undertaken. </w:t>
            </w:r>
          </w:p>
        </w:tc>
        <w:tc>
          <w:tcPr>
            <w:tcBorders>
              <w:top w:color="000000" w:space="0" w:sz="0" w:val="nil"/>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B7">
            <w:pPr>
              <w:numPr>
                <w:ilvl w:val="0"/>
                <w:numId w:val="15"/>
              </w:numPr>
              <w:ind w:left="180" w:right="-105" w:hanging="180"/>
              <w:rPr>
                <w:b w:val="1"/>
                <w:bCs w:val="1"/>
              </w:rPr>
            </w:pPr>
            <w:r w:rsidDel="00000000" w:rsidR="00000000" w:rsidRPr="00000000">
              <w:rPr>
                <w:rFonts w:ascii="Arial" w:cs="Arial" w:eastAsia="Arial" w:hAnsi="Arial"/>
                <w:b w:val="1"/>
                <w:bCs w:val="1"/>
                <w:rtl w:val="0"/>
              </w:rPr>
              <w:t xml:space="preserve">Financial proposal</w:t>
            </w:r>
            <w:r w:rsidDel="00000000" w:rsidR="00000000" w:rsidRPr="00000000">
              <w:rPr>
                <w:rtl w:val="0"/>
              </w:rPr>
            </w:r>
          </w:p>
        </w:tc>
      </w:tr>
      <w:tr>
        <w:trPr>
          <w:cantSplit w:val="0"/>
          <w:trHeight w:val="631" w:hRule="atLeast"/>
          <w:tblHeader w:val="0"/>
        </w:trPr>
        <w:tc>
          <w:tcPr>
            <w:tcBorders>
              <w:top w:color="b7b7b7" w:space="0" w:sz="12" w:val="dotted"/>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B8">
            <w:pPr>
              <w:shd w:fill="ffffff" w:val="clear"/>
              <w:spacing w:after="0" w:lineRule="auto"/>
              <w:ind w:right="-15" w:hanging="180"/>
              <w:jc w:val="cente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B9">
            <w:pPr>
              <w:shd w:fill="ffffff" w:val="clear"/>
              <w:spacing w:after="0" w:lineRule="auto"/>
              <w:ind w:right="0"/>
              <w:rPr>
                <w:rFonts w:ascii="Arial" w:cs="Arial" w:eastAsia="Arial" w:hAnsi="Arial"/>
              </w:rPr>
            </w:pPr>
            <w:r w:rsidDel="00000000" w:rsidR="00000000" w:rsidRPr="00000000">
              <w:rPr>
                <w:rFonts w:ascii="Arial" w:cs="Arial" w:eastAsia="Arial" w:hAnsi="Arial"/>
                <w:rtl w:val="0"/>
              </w:rPr>
              <w:t xml:space="preserve">Applicants comply with the maximum budgets stipulated in the </w:t>
            </w:r>
            <w:hyperlink w:anchor="_heading=h.olz4xad38pbf">
              <w:r w:rsidDel="00000000" w:rsidR="00000000" w:rsidRPr="00000000">
                <w:rPr>
                  <w:rFonts w:ascii="Arial" w:cs="Arial" w:eastAsia="Arial" w:hAnsi="Arial"/>
                  <w:color w:val="0092d1"/>
                  <w:rtl w:val="0"/>
                </w:rPr>
                <w:t xml:space="preserve">Budget requirements</w:t>
              </w:r>
            </w:hyperlink>
            <w:r w:rsidDel="00000000" w:rsidR="00000000" w:rsidRPr="00000000">
              <w:rPr>
                <w:rFonts w:ascii="Arial" w:cs="Arial" w:eastAsia="Arial" w:hAnsi="Arial"/>
                <w:rtl w:val="0"/>
              </w:rPr>
              <w:t xml:space="preserve">. </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BA">
            <w:pPr>
              <w:numPr>
                <w:ilvl w:val="0"/>
                <w:numId w:val="15"/>
              </w:numPr>
              <w:ind w:left="180" w:right="-105" w:hanging="180"/>
              <w:rPr>
                <w:b w:val="1"/>
                <w:bCs w:val="1"/>
              </w:rPr>
            </w:pPr>
            <w:r w:rsidDel="00000000" w:rsidR="00000000" w:rsidRPr="00000000">
              <w:rPr>
                <w:rFonts w:ascii="Arial" w:cs="Arial" w:eastAsia="Arial" w:hAnsi="Arial"/>
                <w:b w:val="1"/>
                <w:bCs w:val="1"/>
                <w:rtl w:val="0"/>
              </w:rPr>
              <w:t xml:space="preserve">Financial proposal</w:t>
            </w:r>
            <w:r w:rsidDel="00000000" w:rsidR="00000000" w:rsidRPr="00000000">
              <w:rPr>
                <w:rtl w:val="0"/>
              </w:rPr>
            </w:r>
          </w:p>
        </w:tc>
      </w:tr>
      <w:tr>
        <w:trPr>
          <w:cantSplit w:val="0"/>
          <w:trHeight w:val="639" w:hRule="atLeast"/>
          <w:tblHeader w:val="0"/>
        </w:trPr>
        <w:tc>
          <w:tcPr>
            <w:tcBorders>
              <w:top w:color="b7b7b7" w:space="0" w:sz="12" w:val="dotted"/>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BB">
            <w:pPr>
              <w:shd w:fill="ffffff" w:val="clear"/>
              <w:spacing w:after="0" w:lineRule="auto"/>
              <w:ind w:right="-15" w:hanging="180"/>
              <w:jc w:val="center"/>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BC">
            <w:pPr>
              <w:shd w:fill="ffffff" w:val="clear"/>
              <w:spacing w:after="0" w:lineRule="auto"/>
              <w:ind w:right="0"/>
              <w:rPr>
                <w:rFonts w:ascii="Arial" w:cs="Arial" w:eastAsia="Arial" w:hAnsi="Arial"/>
                <w:highlight w:val="white"/>
              </w:rPr>
            </w:pPr>
            <w:r w:rsidDel="00000000" w:rsidR="00000000" w:rsidRPr="00000000">
              <w:rPr>
                <w:rFonts w:ascii="Arial" w:cs="Arial" w:eastAsia="Arial" w:hAnsi="Arial"/>
                <w:rtl w:val="0"/>
              </w:rPr>
              <w:t xml:space="preserve">The applicant has provided sufficient justification of budget lines and lump sums, and given appropriate consideration to delivery and financial efficiency.</w:t>
            </w:r>
            <w:r w:rsidDel="00000000" w:rsidR="00000000" w:rsidRPr="00000000">
              <w:rPr>
                <w:rtl w:val="0"/>
              </w:rPr>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BD">
            <w:pPr>
              <w:numPr>
                <w:ilvl w:val="0"/>
                <w:numId w:val="15"/>
              </w:numPr>
              <w:ind w:left="180" w:right="-105" w:hanging="180"/>
              <w:rPr>
                <w:b w:val="1"/>
                <w:bCs w:val="1"/>
              </w:rPr>
            </w:pPr>
            <w:r w:rsidDel="00000000" w:rsidR="00000000" w:rsidRPr="00000000">
              <w:rPr>
                <w:rFonts w:ascii="Arial" w:cs="Arial" w:eastAsia="Arial" w:hAnsi="Arial"/>
                <w:b w:val="1"/>
                <w:bCs w:val="1"/>
                <w:rtl w:val="0"/>
              </w:rPr>
              <w:t xml:space="preserve">Financial proposal</w:t>
            </w:r>
            <w:r w:rsidDel="00000000" w:rsidR="00000000" w:rsidRPr="00000000">
              <w:rPr>
                <w:rtl w:val="0"/>
              </w:rPr>
            </w:r>
          </w:p>
        </w:tc>
      </w:tr>
      <w:tr>
        <w:trPr>
          <w:cantSplit w:val="0"/>
          <w:trHeight w:val="730" w:hRule="atLeast"/>
          <w:tblHeader w:val="0"/>
        </w:trPr>
        <w:tc>
          <w:tcPr>
            <w:tcBorders>
              <w:top w:color="b7b7b7" w:space="0" w:sz="12" w:val="dotted"/>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BE">
            <w:pPr>
              <w:shd w:fill="ffffff" w:val="clear"/>
              <w:spacing w:after="0" w:lineRule="auto"/>
              <w:ind w:right="-15" w:hanging="180"/>
              <w:jc w:val="center"/>
              <w:rPr>
                <w:rFonts w:ascii="Arial" w:cs="Arial" w:eastAsia="Arial" w:hAnsi="Arial"/>
                <w:b w:val="1"/>
                <w:bCs w:val="1"/>
              </w:rPr>
            </w:pPr>
            <w:r w:rsidDel="00000000" w:rsidR="00000000" w:rsidRPr="00000000">
              <w:rPr>
                <w:rFonts w:ascii="Arial" w:cs="Arial" w:eastAsia="Arial" w:hAnsi="Arial"/>
                <w:b w:val="1"/>
                <w:bCs w:val="1"/>
                <w:rtl w:val="0"/>
              </w:rPr>
              <w:t xml:space="preserve">4.</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BF">
            <w:pPr>
              <w:shd w:fill="ffffff" w:val="clear"/>
              <w:spacing w:after="0" w:lineRule="auto"/>
              <w:ind w:right="0"/>
              <w:rPr>
                <w:rFonts w:ascii="Arial" w:cs="Arial" w:eastAsia="Arial" w:hAnsi="Arial"/>
                <w:highlight w:val="white"/>
              </w:rPr>
            </w:pPr>
            <w:r w:rsidDel="00000000" w:rsidR="00000000" w:rsidRPr="00000000">
              <w:rPr>
                <w:rFonts w:ascii="Arial" w:cs="Arial" w:eastAsia="Arial" w:hAnsi="Arial"/>
                <w:rtl w:val="0"/>
              </w:rPr>
              <w:t xml:space="preserve">The allocation of budget among different categories is appropriate, particularly the allocation between activities and the operational budget. </w:t>
            </w:r>
            <w:r w:rsidDel="00000000" w:rsidR="00000000" w:rsidRPr="00000000">
              <w:rPr>
                <w:rtl w:val="0"/>
              </w:rPr>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C0">
            <w:pPr>
              <w:numPr>
                <w:ilvl w:val="0"/>
                <w:numId w:val="15"/>
              </w:numPr>
              <w:ind w:left="180" w:right="-105" w:hanging="180"/>
              <w:rPr>
                <w:b w:val="1"/>
                <w:bCs w:val="1"/>
              </w:rPr>
            </w:pPr>
            <w:r w:rsidDel="00000000" w:rsidR="00000000" w:rsidRPr="00000000">
              <w:rPr>
                <w:rFonts w:ascii="Arial" w:cs="Arial" w:eastAsia="Arial" w:hAnsi="Arial"/>
                <w:b w:val="1"/>
                <w:bCs w:val="1"/>
                <w:rtl w:val="0"/>
              </w:rPr>
              <w:t xml:space="preserve">Financial proposal</w:t>
            </w:r>
            <w:r w:rsidDel="00000000" w:rsidR="00000000" w:rsidRPr="00000000">
              <w:rPr>
                <w:rtl w:val="0"/>
              </w:rPr>
            </w:r>
          </w:p>
        </w:tc>
      </w:tr>
      <w:tr>
        <w:trPr>
          <w:cantSplit w:val="0"/>
          <w:trHeight w:val="639" w:hRule="atLeast"/>
          <w:tblHeader w:val="0"/>
        </w:trPr>
        <w:tc>
          <w:tcPr>
            <w:tcBorders>
              <w:top w:color="b7b7b7" w:space="0" w:sz="12" w:val="dotted"/>
              <w:left w:color="000000" w:space="0" w:sz="0" w:val="nil"/>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C1">
            <w:pPr>
              <w:shd w:fill="ffffff" w:val="clear"/>
              <w:spacing w:after="0" w:lineRule="auto"/>
              <w:ind w:right="-15" w:hanging="180"/>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C2">
            <w:pPr>
              <w:shd w:fill="ffffff" w:val="clear"/>
              <w:spacing w:after="0" w:lineRule="auto"/>
              <w:ind w:right="0"/>
              <w:rPr>
                <w:rFonts w:ascii="Arial" w:cs="Arial" w:eastAsia="Arial" w:hAnsi="Arial"/>
                <w:b w:val="1"/>
                <w:bCs w:val="1"/>
              </w:rPr>
            </w:pPr>
            <w:r w:rsidDel="00000000" w:rsidR="00000000" w:rsidRPr="00000000">
              <w:rPr>
                <w:rFonts w:ascii="Arial" w:cs="Arial" w:eastAsia="Arial" w:hAnsi="Arial"/>
                <w:rtl w:val="0"/>
              </w:rPr>
              <w:t xml:space="preserve">The applicant’s cost estimates and the assumptions made for such estimates are reasonable.</w:t>
            </w:r>
            <w:r w:rsidDel="00000000" w:rsidR="00000000" w:rsidRPr="00000000">
              <w:rPr>
                <w:rtl w:val="0"/>
              </w:rPr>
            </w:r>
          </w:p>
        </w:tc>
        <w:tc>
          <w:tcPr>
            <w:tcBorders>
              <w:top w:color="b7b7b7" w:space="0" w:sz="12" w:val="dotted"/>
              <w:left w:color="b7b7b7" w:space="0" w:sz="12" w:val="dotted"/>
              <w:bottom w:color="b7b7b7" w:space="0" w:sz="12" w:val="dotted"/>
              <w:right w:color="b7b7b7" w:space="0" w:sz="12" w:val="dotted"/>
            </w:tcBorders>
            <w:tcMar>
              <w:top w:w="72.0" w:type="dxa"/>
              <w:left w:w="72.0" w:type="dxa"/>
              <w:bottom w:w="72.0" w:type="dxa"/>
              <w:right w:w="72.0" w:type="dxa"/>
            </w:tcMar>
            <w:vAlign w:val="center"/>
          </w:tcPr>
          <w:p w:rsidR="00000000" w:rsidDel="00000000" w:rsidP="00000000" w:rsidRDefault="00000000" w:rsidRPr="00000000" w14:paraId="000001C3">
            <w:pPr>
              <w:numPr>
                <w:ilvl w:val="0"/>
                <w:numId w:val="15"/>
              </w:numPr>
              <w:ind w:left="180" w:right="-105" w:hanging="180"/>
              <w:rPr>
                <w:b w:val="1"/>
                <w:bCs w:val="1"/>
              </w:rPr>
            </w:pPr>
            <w:r w:rsidDel="00000000" w:rsidR="00000000" w:rsidRPr="00000000">
              <w:rPr>
                <w:rFonts w:ascii="Arial" w:cs="Arial" w:eastAsia="Arial" w:hAnsi="Arial"/>
                <w:b w:val="1"/>
                <w:bCs w:val="1"/>
                <w:rtl w:val="0"/>
              </w:rPr>
              <w:t xml:space="preserve">Financial proposal</w:t>
            </w:r>
            <w:r w:rsidDel="00000000" w:rsidR="00000000" w:rsidRPr="00000000">
              <w:rPr>
                <w:rtl w:val="0"/>
              </w:rPr>
            </w:r>
          </w:p>
        </w:tc>
      </w:tr>
      <w:tr>
        <w:trPr>
          <w:cantSplit w:val="0"/>
          <w:trHeight w:val="465" w:hRule="atLeast"/>
          <w:tblHeader w:val="0"/>
        </w:trPr>
        <w:tc>
          <w:tcPr>
            <w:gridSpan w:val="3"/>
            <w:tcBorders>
              <w:top w:color="b7b7b7" w:space="0" w:sz="12" w:val="dotted"/>
              <w:left w:color="000000" w:space="0" w:sz="0" w:val="nil"/>
              <w:bottom w:color="006258" w:space="0" w:sz="18" w:val="single"/>
              <w:right w:color="006258" w:space="0" w:sz="4" w:val="single"/>
            </w:tcBorders>
            <w:shd w:fill="f3f3f3" w:val="clear"/>
            <w:tcMar>
              <w:top w:w="99.0" w:type="dxa"/>
              <w:left w:w="99.0" w:type="dxa"/>
              <w:bottom w:w="99.0" w:type="dxa"/>
              <w:right w:w="99.0" w:type="dxa"/>
            </w:tcMar>
            <w:vAlign w:val="center"/>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0" w:lineRule="auto"/>
              <w:ind w:right="1110"/>
              <w:rPr>
                <w:rFonts w:ascii="Arial" w:cs="Arial" w:eastAsia="Arial" w:hAnsi="Arial"/>
                <w:b w:val="1"/>
                <w:bCs w:val="1"/>
              </w:rPr>
            </w:pPr>
            <w:r w:rsidDel="00000000" w:rsidR="00000000" w:rsidRPr="00000000">
              <w:rPr>
                <w:rFonts w:ascii="Arial" w:cs="Arial" w:eastAsia="Arial" w:hAnsi="Arial"/>
                <w:b w:val="1"/>
                <w:bCs w:val="1"/>
                <w:rtl w:val="0"/>
              </w:rPr>
              <w:t xml:space="preserve">Total financial proposal points - </w:t>
            </w:r>
            <w:r w:rsidDel="00000000" w:rsidR="00000000" w:rsidRPr="00000000">
              <w:rPr>
                <w:rFonts w:ascii="Arial" w:cs="Arial" w:eastAsia="Arial" w:hAnsi="Arial"/>
                <w:b w:val="1"/>
                <w:bCs w:val="1"/>
                <w:rtl w:val="0"/>
              </w:rPr>
              <w:t xml:space="preserve">20</w:t>
            </w:r>
          </w:p>
        </w:tc>
      </w:tr>
    </w:tbl>
    <w:p w:rsidR="00000000" w:rsidDel="00000000" w:rsidP="00000000" w:rsidRDefault="00000000" w:rsidRPr="00000000" w14:paraId="000001C7">
      <w:pPr>
        <w:rPr/>
      </w:pPr>
      <w:r w:rsidDel="00000000" w:rsidR="00000000" w:rsidRPr="00000000">
        <w:rPr>
          <w:rtl w:val="0"/>
        </w:rPr>
      </w:r>
    </w:p>
    <w:sectPr>
      <w:type w:val="nextPage"/>
      <w:pgSz w:h="16839" w:w="11907" w:orient="portrait"/>
      <w:pgMar w:bottom="1440" w:top="1440" w:left="1440" w:right="1440" w:header="576" w:footer="36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izabeth Anne CARABINE" w:id="0" w:date="2026-07-08T06:17:29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 can we already envisage the roles of these and other relevant agencies in the TA implementation, beyond stakeholders in the results? We are learning that the management / governance arrangements around TA implementation are important to define at the outset, as much as is possible. At least the need for engagement across agencies.</w:t>
      </w:r>
    </w:p>
  </w:comment>
  <w:comment w:author="Elizabeth Anne CARABINE" w:id="1" w:date="2026-07-08T06:15:43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 this opportunity to feed results into the PNDES is an important one. Should the Ministry of Planning / Office of the President be included in implementation? If so, I will add a line on this here.</w:t>
      </w:r>
    </w:p>
  </w:comment>
  <w:comment w:author="Elizabeth Anne CARABINE" w:id="3" w:date="2026-05-11T12:30:05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Secretariat to finalise</w:t>
      </w:r>
    </w:p>
  </w:comment>
  <w:comment w:author="Elizabeth Anne CARABINE" w:id="2" w:date="2026-04-15T11:26:15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weeks from publication</w:t>
      </w:r>
    </w:p>
  </w:comment>
  <w:comment w:author="Alpha Kaloga" w:id="100" w:initials="AK" w:date="2026-07-12T12:00:00Z">
    <w:p w14:paraId="00000A01">
      <w:pPr>
        <w:spacing w:after="0" w:before="0" w:line="240" w:lineRule="auto"/>
        <w:rPr>
          <w:rFonts w:ascii="Arial" w:cs="Arial" w:eastAsia="Arial" w:hAnsi="Arial"/>
          <w:sz w:val="22"/>
          <w:szCs w:val="22"/>
        </w:rPr>
      </w:pPr>
      <w:r>
        <w:rPr>
          <w:rFonts w:ascii="Arial" w:cs="Arial" w:eastAsia="Arial" w:hAnsi="Arial"/>
          <w:sz w:val="22"/>
          <w:szCs w:val="22"/>
        </w:rPr>
        <w:t xml:space="preserve">Yes, agreed. I have added a proposed paragraph immediately below (tracked) setting out the envisaged management and governance arrangements: an inter-ministerial steering committee with CENAGCUE as technical secretariat; CENAGCUE and ANGUCH co-leading day-to-day coordination through an interagency technical working group; ANM, DNH and ANSS as designated data providers with data-sharing protocols agreed at inception; DGPC leading integration into civil protection operations; the planning ministry ensuring PDNES alignment; and regional and communal structures co-convening consultations. Final arrangements would be confirmed with the selected implementer at the outset. Please review and adjust.</w:t>
      </w:r>
    </w:p>
  </w:comment>
  <w:comment w:author="Alpha Kaloga" w:id="101" w:initials="AK" w:date="2026-07-12T12:00:00Z">
    <w:p w14:paraId="00000A02">
      <w:pPr>
        <w:spacing w:after="0" w:before="0" w:line="240" w:lineRule="auto"/>
        <w:rPr>
          <w:rFonts w:ascii="Arial" w:cs="Arial" w:eastAsia="Arial" w:hAnsi="Arial"/>
          <w:sz w:val="22"/>
          <w:szCs w:val="22"/>
        </w:rPr>
      </w:pPr>
      <w:r>
        <w:rPr>
          <w:rFonts w:ascii="Arial" w:cs="Arial" w:eastAsia="Arial" w:hAnsi="Arial"/>
          <w:sz w:val="22"/>
          <w:szCs w:val="22"/>
        </w:rPr>
        <w:t xml:space="preserve">Agreed, this is an important pathway. Yes, the ministry in charge of planning (which leads PDNES preparation) should be included in implementation, with the Office of the President kept informed through existing high-level coordination channels. I have proposed a sentence to this effect at the end of the paragraph (tracked). Please feel free to adjust or replace it with your own line.</w:t>
      </w:r>
    </w:p>
  </w:comment>
  <w:comment w:author="Alpha Kaloga" w:id="102" w:initials="AK" w:date="2026-07-12T12:00:00Z">
    <w:p w14:paraId="00000A03">
      <w:pPr>
        <w:spacing w:after="0" w:before="0" w:line="240" w:lineRule="auto"/>
        <w:rPr>
          <w:rFonts w:ascii="Arial" w:cs="Arial" w:eastAsia="Arial" w:hAnsi="Arial"/>
          <w:sz w:val="22"/>
          <w:szCs w:val="22"/>
        </w:rPr>
      </w:pPr>
      <w:r>
        <w:rPr>
          <w:rFonts w:ascii="Arial" w:cs="Arial" w:eastAsia="Arial" w:hAnsi="Arial"/>
          <w:sz w:val="22"/>
          <w:szCs w:val="22"/>
        </w:rPr>
        <w:t xml:space="preserve">Noted. To be inserted at publication as the publication date plus 8 weeks (for example, publication on 20 July 2026 would give a deadline of Monday 14 September 2026). The request-for-clarification date and the Important dates table in section 2.20 should be completed consistently with the same date.</w:t>
      </w:r>
    </w:p>
  </w:comment>
  <w:comment w:author="Alpha Kaloga" w:id="103" w:initials="AK" w:date="2026-07-12T12:00:00Z">
    <w:p w14:paraId="00000A04">
      <w:pPr>
        <w:spacing w:after="0" w:before="0" w:line="240" w:lineRule="auto"/>
        <w:rPr>
          <w:rFonts w:ascii="Arial" w:cs="Arial" w:eastAsia="Arial" w:hAnsi="Arial"/>
          <w:sz w:val="22"/>
          <w:szCs w:val="22"/>
        </w:rPr>
      </w:pPr>
      <w:r>
        <w:rPr>
          <w:rFonts w:ascii="Arial" w:cs="Arial" w:eastAsia="Arial" w:hAnsi="Arial"/>
          <w:sz w:val="22"/>
          <w:szCs w:val="22"/>
        </w:rPr>
        <w:t xml:space="preserve">Noted, thank you. For the Secretariat: once the Grant+ information session date, time and Zoom registration link are confirmed, the placeholders here can be completed.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F" w15:done="0"/>
  <w15:commentEx w15:paraId="000001E0" w15:done="0"/>
  <w15:commentEx w15:paraId="000001E1" w15:done="0"/>
  <w15:commentEx w15:paraId="000001E2" w15:done="0"/>
  <w15:commentEx w15:paraId="00000A01" w15:paraIdParent="000001DF" w15:done="0"/>
  <w15:commentEx w15:paraId="00000A02" w15:paraIdParent="000001E0" w15:done="0"/>
  <w15:commentEx w15:paraId="00000A03" w15:paraIdParent="000001E2" w15:done="0"/>
  <w15:commentEx w15:paraId="00000A04" w15:paraIdParent="000001E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Open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spacing w:after="0" w:line="240" w:lineRule="auto"/>
      <w:ind w:right="1110"/>
      <w:jc w:val="both"/>
      <w:rPr>
        <w:b w:val="1"/>
        <w:bCs w:val="1"/>
        <w:sz w:val="14"/>
        <w:szCs w:val="14"/>
      </w:rPr>
    </w:pPr>
    <w:r w:rsidDel="00000000" w:rsidR="00000000" w:rsidRPr="00000000">
      <w:rPr>
        <w:rtl w:val="0"/>
      </w:rPr>
    </w:r>
  </w:p>
  <w:tbl>
    <w:tblPr>
      <w:tblStyle w:val="Table13"/>
      <w:tblW w:w="9540.0" w:type="dxa"/>
      <w:jc w:val="center"/>
      <w:tblLayout w:type="fixed"/>
      <w:tblLook w:val="0600"/>
    </w:tblPr>
    <w:tblGrid>
      <w:gridCol w:w="3180"/>
      <w:gridCol w:w="3180"/>
      <w:gridCol w:w="3180"/>
      <w:tblGridChange w:id="0">
        <w:tblGrid>
          <w:gridCol w:w="3180"/>
          <w:gridCol w:w="3180"/>
          <w:gridCol w:w="3180"/>
        </w:tblGrid>
      </w:tblGridChange>
    </w:tblGrid>
    <w:tr>
      <w:trPr>
        <w:cantSplit w:val="0"/>
        <w:trHeight w:val="180" w:hRule="atLeast"/>
        <w:tblHeader w:val="0"/>
      </w:trPr>
      <w:tc>
        <w:tcPr>
          <w:tcBorders>
            <w:top w:color="000000" w:space="0" w:sz="0" w:val="nil"/>
            <w:left w:color="000000" w:space="0" w:sz="0" w:val="nil"/>
            <w:bottom w:color="000000" w:space="0" w:sz="0" w:val="nil"/>
          </w:tcBorders>
          <w:tcMar>
            <w:top w:w="0.0" w:type="dxa"/>
            <w:left w:w="0.0" w:type="dxa"/>
            <w:bottom w:w="0.0" w:type="dxa"/>
            <w:right w:w="0.0" w:type="dxa"/>
          </w:tcMar>
          <w:vAlign w:val="center"/>
        </w:tcPr>
        <w:p w:rsidR="00000000" w:rsidDel="00000000" w:rsidP="00000000" w:rsidRDefault="00000000" w:rsidRPr="00000000" w14:paraId="000001D9">
          <w:pPr>
            <w:spacing w:after="0" w:line="240" w:lineRule="auto"/>
            <w:ind w:right="0"/>
            <w:rPr>
              <w:rFonts w:ascii="Arial" w:cs="Arial" w:eastAsia="Arial" w:hAnsi="Arial"/>
              <w:color w:val="666666"/>
            </w:rPr>
          </w:pPr>
          <w:r w:rsidDel="00000000" w:rsidR="00000000" w:rsidRPr="00000000">
            <w:rPr>
              <w:rFonts w:ascii="Arial" w:cs="Arial" w:eastAsia="Arial" w:hAnsi="Arial"/>
              <w:color w:val="666666"/>
              <w:rtl w:val="0"/>
            </w:rPr>
            <w:t xml:space="preserve">Santiago Network - Call for proposals</w:t>
          </w:r>
        </w:p>
      </w:tc>
      <w:tc>
        <w:tcPr>
          <w:tcBorders>
            <w:top w:color="000000" w:space="0" w:sz="0" w:val="nil"/>
            <w:bottom w:color="000000" w:space="0" w:sz="0" w:val="nil"/>
          </w:tcBorders>
          <w:tcMar>
            <w:top w:w="0.0" w:type="dxa"/>
            <w:left w:w="0.0" w:type="dxa"/>
            <w:bottom w:w="0.0" w:type="dxa"/>
            <w:right w:w="0.0" w:type="dxa"/>
          </w:tcMar>
          <w:vAlign w:val="center"/>
        </w:tcPr>
        <w:p w:rsidR="00000000" w:rsidDel="00000000" w:rsidP="00000000" w:rsidRDefault="00000000" w:rsidRPr="00000000" w14:paraId="000001DA">
          <w:pPr>
            <w:spacing w:after="0" w:line="240" w:lineRule="auto"/>
            <w:ind w:right="0"/>
            <w:jc w:val="center"/>
            <w:rPr>
              <w:rFonts w:ascii="Arial" w:cs="Arial" w:eastAsia="Arial" w:hAnsi="Arial"/>
              <w:b w:val="1"/>
              <w:bCs w:val="1"/>
              <w:color w:val="666666"/>
            </w:rPr>
          </w:pPr>
          <w:r w:rsidDel="00000000" w:rsidR="00000000" w:rsidRPr="00000000">
            <w:rPr>
              <w:b w:val="1"/>
              <w:bCs w:val="1"/>
              <w:color w:val="666666"/>
            </w:rPr>
            <w:fldChar w:fldCharType="begin"/>
            <w:instrText xml:space="preserve">PAGE</w:instrText>
            <w:fldChar w:fldCharType="separate"/>
            <w:fldChar w:fldCharType="end"/>
          </w:r>
          <w:r w:rsidDel="00000000" w:rsidR="00000000" w:rsidRPr="00000000">
            <w:rPr>
              <w:rFonts w:ascii="Arial" w:cs="Arial" w:eastAsia="Arial" w:hAnsi="Arial"/>
              <w:b w:val="1"/>
              <w:bCs w:val="1"/>
              <w:color w:val="666666"/>
              <w:rtl w:val="0"/>
            </w:rPr>
            <w:t xml:space="preserve"> of </w:t>
          </w:r>
          <w:r w:rsidDel="00000000" w:rsidR="00000000" w:rsidRPr="00000000">
            <w:rPr>
              <w:b w:val="1"/>
              <w:bCs w:val="1"/>
              <w:color w:val="666666"/>
            </w:rPr>
            <w:fldChar w:fldCharType="begin"/>
            <w:instrText xml:space="preserve">NUMPAGES</w:instrText>
            <w:fldChar w:fldCharType="separate"/>
            <w:fldChar w:fldCharType="end"/>
          </w:r>
          <w:r w:rsidDel="00000000" w:rsidR="00000000" w:rsidRPr="00000000">
            <w:rPr>
              <w:rtl w:val="0"/>
            </w:rPr>
          </w:r>
        </w:p>
      </w:tc>
      <w:tc>
        <w:tcPr>
          <w:tcBorders>
            <w:top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DB">
          <w:pPr>
            <w:spacing w:after="0" w:line="240" w:lineRule="auto"/>
            <w:ind w:right="75"/>
            <w:jc w:val="right"/>
            <w:rPr>
              <w:rFonts w:ascii="Arial" w:cs="Arial" w:eastAsia="Arial" w:hAnsi="Arial"/>
              <w:color w:val="666666"/>
            </w:rPr>
          </w:pPr>
          <w:r w:rsidDel="00000000" w:rsidR="00000000" w:rsidRPr="00000000">
            <w:rPr>
              <w:rtl w:val="0"/>
            </w:rPr>
          </w:r>
        </w:p>
      </w:tc>
    </w:tr>
  </w:tbl>
  <w:p w:rsidR="00000000" w:rsidDel="00000000" w:rsidP="00000000" w:rsidRDefault="00000000" w:rsidRPr="00000000" w14:paraId="000001DC">
    <w:pPr>
      <w:spacing w:line="288" w:lineRule="auto"/>
      <w:rPr>
        <w:b w:val="1"/>
        <w:bCs w:val="1"/>
        <w:sz w:val="14"/>
        <w:szCs w:val="1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spacing w:after="0" w:lineRule="auto"/>
      <w:ind w:left="2160" w:right="0" w:firstLine="0"/>
      <w:jc w:val="right"/>
      <w:rPr>
        <w:color w:val="000000"/>
        <w:sz w:val="22"/>
        <w:szCs w:val="2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pBdr>
        <w:top w:space="0" w:sz="0" w:val="nil"/>
        <w:left w:space="0" w:sz="0" w:val="nil"/>
        <w:bottom w:space="0" w:sz="0" w:val="nil"/>
        <w:right w:space="0" w:sz="0" w:val="nil"/>
        <w:between w:space="0" w:sz="0" w:val="nil"/>
      </w:pBdr>
      <w:tabs>
        <w:tab w:val="center" w:leader="none" w:pos="4680"/>
        <w:tab w:val="right" w:leader="none" w:pos="9360"/>
      </w:tabs>
      <w:spacing w:after="100" w:before="100" w:line="240" w:lineRule="auto"/>
      <w:ind w:right="0"/>
      <w:rPr>
        <w:color w:val="000000"/>
        <w:sz w:val="22"/>
        <w:szCs w:val="22"/>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8">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Santiago Network COP28 decision:</w:t>
      </w:r>
      <w:hyperlink r:id="rId1">
        <w:r w:rsidDel="00000000" w:rsidR="00000000" w:rsidRPr="00000000">
          <w:rPr>
            <w:color w:val="1155cc"/>
            <w:sz w:val="16"/>
            <w:szCs w:val="16"/>
            <w:u w:val="single"/>
            <w:rtl w:val="0"/>
          </w:rPr>
          <w:t xml:space="preserve"> https://unfccc.int/documents/636316</w:t>
        </w:r>
      </w:hyperlink>
      <w:r w:rsidDel="00000000" w:rsidR="00000000" w:rsidRPr="00000000">
        <w:rPr>
          <w:sz w:val="16"/>
          <w:szCs w:val="16"/>
          <w:rtl w:val="0"/>
        </w:rPr>
        <w:t xml:space="preserve">; CMA5 decision:</w:t>
      </w:r>
      <w:hyperlink r:id="rId2">
        <w:r w:rsidDel="00000000" w:rsidR="00000000" w:rsidRPr="00000000">
          <w:rPr>
            <w:color w:val="1155cc"/>
            <w:sz w:val="16"/>
            <w:szCs w:val="16"/>
            <w:u w:val="single"/>
            <w:rtl w:val="0"/>
          </w:rPr>
          <w:t xml:space="preserve"> https://unfccc.int/documents/636315</w:t>
        </w:r>
      </w:hyperlink>
      <w:r w:rsidDel="00000000" w:rsidR="00000000" w:rsidRPr="00000000">
        <w:rPr>
          <w:rtl w:val="0"/>
        </w:rPr>
      </w:r>
    </w:p>
  </w:footnote>
  <w:footnote w:id="1">
    <w:p w:rsidR="00000000" w:rsidDel="00000000" w:rsidP="00000000" w:rsidRDefault="00000000" w:rsidRPr="00000000" w14:paraId="000001C9">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Decision 12/CMA.4, endorsed in decision 11/CP.27, Annex I</w:t>
      </w:r>
    </w:p>
  </w:footnote>
  <w:footnote w:id="2">
    <w:p w:rsidR="00000000" w:rsidDel="00000000" w:rsidP="00000000" w:rsidRDefault="00000000" w:rsidRPr="00000000" w14:paraId="000001CA">
      <w:pPr>
        <w:spacing w:after="0" w:line="240" w:lineRule="auto"/>
        <w:ind w:right="3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The </w:t>
      </w:r>
      <w:hyperlink r:id="rId3">
        <w:r w:rsidDel="00000000" w:rsidR="00000000" w:rsidRPr="00000000">
          <w:rPr>
            <w:color w:val="009384"/>
            <w:sz w:val="16"/>
            <w:szCs w:val="16"/>
            <w:rtl w:val="0"/>
          </w:rPr>
          <w:t xml:space="preserve">Instructions to Applicants</w:t>
        </w:r>
      </w:hyperlink>
      <w:r w:rsidDel="00000000" w:rsidR="00000000" w:rsidRPr="00000000">
        <w:rPr>
          <w:sz w:val="16"/>
          <w:szCs w:val="16"/>
          <w:rtl w:val="0"/>
        </w:rPr>
        <w:t xml:space="preserve"> are a standard UNO</w:t>
      </w:r>
      <w:r w:rsidDel="00000000" w:rsidR="00000000" w:rsidRPr="00000000">
        <w:rPr>
          <w:sz w:val="16"/>
          <w:szCs w:val="16"/>
          <w:highlight w:val="white"/>
          <w:rtl w:val="0"/>
        </w:rPr>
        <w:t xml:space="preserve">PS document. For the purpose of this Call for Proposals 'Grants/Funding' references refer to ‘the provision of technical assistance’, ‘Joint Venture, Consortium or Association’ references refer to ‘networks or consortium’. </w:t>
      </w:r>
      <w:r w:rsidDel="00000000" w:rsidR="00000000" w:rsidRPr="00000000">
        <w:rPr>
          <w:rtl w:val="0"/>
        </w:rPr>
      </w:r>
    </w:p>
  </w:footnote>
  <w:footnote w:id="3">
    <w:p w:rsidR="00000000" w:rsidDel="00000000" w:rsidP="00000000" w:rsidRDefault="00000000" w:rsidRPr="00000000" w14:paraId="000001CB">
      <w:pPr>
        <w:spacing w:after="0" w:lineRule="auto"/>
        <w:ind w:right="30"/>
        <w:jc w:val="both"/>
        <w:rPr>
          <w:sz w:val="16"/>
          <w:szCs w:val="16"/>
          <w:highlight w:val="white"/>
        </w:rPr>
      </w:pPr>
      <w:r w:rsidDel="00000000" w:rsidR="00000000" w:rsidRPr="00000000">
        <w:rPr>
          <w:rStyle w:val="FootnoteReference"/>
          <w:vertAlign w:val="superscript"/>
        </w:rPr>
        <w:footnoteRef/>
      </w:r>
      <w:r w:rsidDel="00000000" w:rsidR="00000000" w:rsidRPr="00000000">
        <w:rPr>
          <w:sz w:val="16"/>
          <w:szCs w:val="16"/>
          <w:highlight w:val="white"/>
          <w:rtl w:val="0"/>
        </w:rPr>
        <w:t xml:space="preserve"> Sub-grant is when an entity is selected by the implementing partner to implement activities on behalf of the implementing partner and complies with the same principles as outlined in the UNOPS Operational Instruction on </w:t>
      </w:r>
      <w:hyperlink r:id="rId4">
        <w:r w:rsidDel="00000000" w:rsidR="00000000" w:rsidRPr="00000000">
          <w:rPr>
            <w:color w:val="0092d1"/>
            <w:sz w:val="16"/>
            <w:szCs w:val="16"/>
            <w:highlight w:val="white"/>
            <w:rtl w:val="0"/>
          </w:rPr>
          <w:t xml:space="preserve">Grant Support</w:t>
        </w:r>
      </w:hyperlink>
      <w:r w:rsidDel="00000000" w:rsidR="00000000" w:rsidRPr="00000000">
        <w:rPr>
          <w:sz w:val="16"/>
          <w:szCs w:val="16"/>
          <w:highlight w:val="white"/>
          <w:rtl w:val="0"/>
        </w:rPr>
        <w:t xml:space="preserve">.</w:t>
      </w:r>
    </w:p>
  </w:footnote>
  <w:footnote w:id="4">
    <w:p w:rsidR="00000000" w:rsidDel="00000000" w:rsidP="00000000" w:rsidRDefault="00000000" w:rsidRPr="00000000" w14:paraId="000001CC">
      <w:pPr>
        <w:spacing w:after="0" w:lineRule="auto"/>
        <w:ind w:right="30"/>
        <w:jc w:val="both"/>
        <w:rPr>
          <w:sz w:val="16"/>
          <w:szCs w:val="16"/>
          <w:highlight w:val="white"/>
        </w:rPr>
      </w:pPr>
      <w:r w:rsidDel="00000000" w:rsidR="00000000" w:rsidRPr="00000000">
        <w:rPr>
          <w:rStyle w:val="FootnoteReference"/>
          <w:vertAlign w:val="superscript"/>
        </w:rPr>
        <w:footnoteRef/>
      </w:r>
      <w:r w:rsidDel="00000000" w:rsidR="00000000" w:rsidRPr="00000000">
        <w:rPr>
          <w:sz w:val="16"/>
          <w:szCs w:val="16"/>
          <w:highlight w:val="white"/>
          <w:rtl w:val="0"/>
        </w:rPr>
        <w:t xml:space="preserve"> Contracting is done when an implementing partner procures services, goods or works using the procurement procedures of the IP.</w:t>
      </w:r>
    </w:p>
  </w:footnote>
  <w:footnote w:id="5">
    <w:p w:rsidR="00000000" w:rsidDel="00000000" w:rsidP="00000000" w:rsidRDefault="00000000" w:rsidRPr="00000000" w14:paraId="000001CD">
      <w:pPr>
        <w:spacing w:after="0" w:lineRule="auto"/>
        <w:rPr>
          <w:sz w:val="16"/>
          <w:szCs w:val="16"/>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6"/>
          <w:szCs w:val="16"/>
          <w:rtl w:val="0"/>
        </w:rPr>
        <w:t xml:space="preserve">These are standard UNOPS templates to showcase the structure and general terms &amp; conditions to be expected.</w:t>
      </w:r>
    </w:p>
  </w:footnote>
  <w:footnote w:id="6">
    <w:p w:rsidR="00000000" w:rsidDel="00000000" w:rsidP="00000000" w:rsidRDefault="00000000" w:rsidRPr="00000000" w14:paraId="000001C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In case a UN partner is selected to carry out all or part of the activities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1"/>
      <w:keepLines w:val="1"/>
      <w:widowControl w:val="1"/>
      <w:spacing w:after="0" w:line="276" w:lineRule="auto"/>
      <w:ind w:left="0" w:right="-60" w:firstLine="0"/>
      <w:rPr>
        <w:color w:val="666666"/>
        <w:sz w:val="14"/>
        <w:szCs w:val="14"/>
      </w:rPr>
    </w:pPr>
    <w:r w:rsidDel="00000000" w:rsidR="00000000" w:rsidRPr="00000000">
      <w:rPr>
        <w:color w:val="666666"/>
        <w:sz w:val="14"/>
        <w:szCs w:val="14"/>
        <w:rtl w:val="0"/>
      </w:rPr>
      <w:t xml:space="preserve"> CFP Ref. No.: </w:t>
    </w:r>
    <w:r w:rsidDel="00000000" w:rsidR="00000000" w:rsidRPr="00000000">
      <w:rPr>
        <w:color w:val="666666"/>
        <w:sz w:val="14"/>
        <w:szCs w:val="14"/>
        <w:highlight w:val="white"/>
        <w:rtl w:val="0"/>
      </w:rPr>
      <w:t xml:space="preserve">CFP/SN/24039/2026</w:t>
    </w:r>
    <w:r w:rsidDel="00000000" w:rsidR="00000000" w:rsidRPr="00000000">
      <w:rPr>
        <w:color w:val="666666"/>
        <w:sz w:val="14"/>
        <w:szCs w:val="14"/>
        <w:rtl w:val="0"/>
      </w:rPr>
      <w:t xml:space="preserve">/</w:t>
    </w:r>
    <w:r w:rsidDel="00000000" w:rsidR="00000000" w:rsidRPr="00000000">
      <w:rPr>
        <w:color w:val="666666"/>
        <w:sz w:val="14"/>
        <w:szCs w:val="14"/>
        <w:rtl w:val="0"/>
      </w:rPr>
      <w:t xml:space="preserve">GUI/028</w:t>
    </w:r>
    <w:r w:rsidDel="00000000" w:rsidR="00000000" w:rsidRPr="00000000">
      <w:rPr>
        <w:color w:val="666666"/>
        <w:sz w:val="14"/>
        <w:szCs w:val="1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4324350</wp:posOffset>
          </wp:positionH>
          <wp:positionV relativeFrom="paragraph">
            <wp:posOffset>142875</wp:posOffset>
          </wp:positionV>
          <wp:extent cx="1685569" cy="52618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51388" t="0"/>
                  <a:stretch>
                    <a:fillRect/>
                  </a:stretch>
                </pic:blipFill>
                <pic:spPr>
                  <a:xfrm>
                    <a:off x="0" y="0"/>
                    <a:ext cx="1685569" cy="526183"/>
                  </a:xfrm>
                  <a:prstGeom prst="rect"/>
                  <a:ln/>
                </pic:spPr>
              </pic:pic>
            </a:graphicData>
          </a:graphic>
        </wp:anchor>
      </w:drawing>
    </w:r>
  </w:p>
  <w:p w:rsidR="00000000" w:rsidDel="00000000" w:rsidP="00000000" w:rsidRDefault="00000000" w:rsidRPr="00000000" w14:paraId="000001D0">
    <w:pPr>
      <w:keepNext w:val="1"/>
      <w:keepLines w:val="1"/>
      <w:widowControl w:val="1"/>
      <w:spacing w:after="0" w:line="276" w:lineRule="auto"/>
      <w:ind w:left="0" w:right="-60" w:firstLine="0"/>
      <w:rPr>
        <w:color w:val="666666"/>
        <w:sz w:val="14"/>
        <w:szCs w:val="14"/>
        <w:highlight w:val="white"/>
      </w:rPr>
    </w:pPr>
    <w:r w:rsidDel="00000000" w:rsidR="00000000" w:rsidRPr="00000000">
      <w:rPr>
        <w:rtl w:val="0"/>
      </w:rPr>
    </w:r>
  </w:p>
  <w:p w:rsidR="00000000" w:rsidDel="00000000" w:rsidP="00000000" w:rsidRDefault="00000000" w:rsidRPr="00000000" w14:paraId="000001D1">
    <w:pPr>
      <w:keepNext w:val="1"/>
      <w:keepLines w:val="1"/>
      <w:widowControl w:val="1"/>
      <w:spacing w:after="0" w:line="276" w:lineRule="auto"/>
      <w:ind w:left="0" w:right="-60" w:firstLine="0"/>
      <w:rPr>
        <w:color w:val="666666"/>
        <w:sz w:val="14"/>
        <w:szCs w:val="14"/>
        <w:highlight w:val="white"/>
      </w:rPr>
    </w:pPr>
    <w:r w:rsidDel="00000000" w:rsidR="00000000" w:rsidRPr="00000000">
      <w:rPr>
        <w:rtl w:val="0"/>
      </w:rPr>
    </w:r>
  </w:p>
  <w:p w:rsidR="00000000" w:rsidDel="00000000" w:rsidP="00000000" w:rsidRDefault="00000000" w:rsidRPr="00000000" w14:paraId="000001D2">
    <w:pPr>
      <w:keepNext w:val="1"/>
      <w:keepLines w:val="1"/>
      <w:widowControl w:val="1"/>
      <w:spacing w:after="0" w:line="276" w:lineRule="auto"/>
      <w:ind w:left="0" w:right="-60" w:firstLine="0"/>
      <w:jc w:val="right"/>
      <w:rPr>
        <w:color w:val="666666"/>
        <w:sz w:val="14"/>
        <w:szCs w:val="14"/>
        <w:highlight w:val="white"/>
      </w:rPr>
    </w:pPr>
    <w:r w:rsidDel="00000000" w:rsidR="00000000" w:rsidRPr="00000000">
      <w:rPr>
        <w:rtl w:val="0"/>
      </w:rPr>
    </w:r>
  </w:p>
  <w:p w:rsidR="00000000" w:rsidDel="00000000" w:rsidP="00000000" w:rsidRDefault="00000000" w:rsidRPr="00000000" w14:paraId="000001D3">
    <w:pPr>
      <w:keepNext w:val="1"/>
      <w:keepLines w:val="1"/>
      <w:widowControl w:val="1"/>
      <w:spacing w:after="0" w:line="276" w:lineRule="auto"/>
      <w:ind w:left="0" w:right="-60" w:firstLine="0"/>
      <w:rPr>
        <w:color w:val="666666"/>
        <w:sz w:val="14"/>
        <w:szCs w:val="14"/>
        <w:highlight w:val="white"/>
      </w:rPr>
    </w:pPr>
    <w:r w:rsidDel="00000000" w:rsidR="00000000" w:rsidRPr="00000000">
      <w:rPr>
        <w:rtl w:val="0"/>
      </w:rPr>
    </w:r>
  </w:p>
  <w:p w:rsidR="00000000" w:rsidDel="00000000" w:rsidP="00000000" w:rsidRDefault="00000000" w:rsidRPr="00000000" w14:paraId="000001D4">
    <w:pPr>
      <w:keepNext w:val="1"/>
      <w:keepLines w:val="1"/>
      <w:widowControl w:val="1"/>
      <w:spacing w:after="0" w:line="276" w:lineRule="auto"/>
      <w:ind w:left="0" w:right="-60" w:firstLine="0"/>
      <w:rPr>
        <w:color w:val="666666"/>
        <w:sz w:val="14"/>
        <w:szCs w:val="14"/>
        <w:highlight w:val="white"/>
      </w:rPr>
    </w:pPr>
    <w:r w:rsidDel="00000000" w:rsidR="00000000" w:rsidRPr="00000000">
      <w:rPr>
        <w:rtl w:val="0"/>
      </w:rPr>
    </w:r>
  </w:p>
  <w:p w:rsidR="00000000" w:rsidDel="00000000" w:rsidP="00000000" w:rsidRDefault="00000000" w:rsidRPr="00000000" w14:paraId="000001D5">
    <w:pPr>
      <w:keepNext w:val="1"/>
      <w:keepLines w:val="1"/>
      <w:widowControl w:val="1"/>
      <w:spacing w:after="0" w:line="276" w:lineRule="auto"/>
      <w:ind w:left="0" w:right="-60" w:firstLine="0"/>
      <w:rPr>
        <w:color w:val="666666"/>
        <w:sz w:val="14"/>
        <w:szCs w:val="14"/>
        <w:highlight w:val="white"/>
      </w:rPr>
    </w:pPr>
    <w:r w:rsidDel="00000000" w:rsidR="00000000" w:rsidRPr="00000000">
      <w:rPr>
        <w:color w:val="666666"/>
        <w:sz w:val="14"/>
        <w:szCs w:val="14"/>
        <w:highlight w:val="whit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pBdr>
        <w:top w:space="0" w:sz="0" w:val="nil"/>
        <w:left w:space="0" w:sz="0" w:val="nil"/>
        <w:bottom w:space="0" w:sz="0" w:val="nil"/>
        <w:right w:space="0" w:sz="0" w:val="nil"/>
        <w:between w:space="0" w:sz="0" w:val="nil"/>
      </w:pBdr>
      <w:tabs>
        <w:tab w:val="center" w:leader="none" w:pos="4680"/>
        <w:tab w:val="right" w:leader="none" w:pos="9360"/>
      </w:tabs>
      <w:spacing w:after="100" w:before="100" w:line="240" w:lineRule="auto"/>
      <w:ind w:right="0"/>
      <w:rPr>
        <w:color w:val="000000"/>
        <w:sz w:val="2"/>
        <w:szCs w:val="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pBdr>
        <w:top w:space="0" w:sz="0" w:val="nil"/>
        <w:left w:space="0" w:sz="0" w:val="nil"/>
        <w:bottom w:space="0" w:sz="0" w:val="nil"/>
        <w:right w:space="0" w:sz="0" w:val="nil"/>
        <w:between w:space="0" w:sz="0" w:val="nil"/>
      </w:pBdr>
      <w:tabs>
        <w:tab w:val="center" w:leader="none" w:pos="4680"/>
        <w:tab w:val="right" w:leader="none" w:pos="9360"/>
      </w:tabs>
      <w:spacing w:after="100" w:before="100" w:line="240" w:lineRule="auto"/>
      <w:ind w:right="0"/>
      <w:rPr>
        <w:color w:val="000000"/>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270" w:hanging="180"/>
      </w:pPr>
      <w:rPr>
        <w:color w:val="004976"/>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70" w:hanging="165"/>
      </w:pPr>
      <w:rPr>
        <w:rFonts w:ascii="Noto Sans Symbols" w:cs="Noto Sans Symbols" w:eastAsia="Noto Sans Symbols" w:hAnsi="Noto Sans Symbols"/>
        <w:color w:val="009384"/>
        <w:u w:val="none"/>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180"/>
      </w:pPr>
      <w:rPr>
        <w:color w:val="00497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50" w:hanging="270"/>
      </w:pPr>
      <w:rPr>
        <w:rFonts w:ascii="Arial" w:cs="Arial" w:eastAsia="Arial" w:hAnsi="Arial"/>
        <w:b w:val="1"/>
        <w:bCs w:val="1"/>
        <w:u w:val="none"/>
        <w:shd w:fill="auto" w:val="clear"/>
      </w:rPr>
    </w:lvl>
    <w:lvl w:ilvl="1">
      <w:start w:val="1"/>
      <w:numFmt w:val="lowerRoman"/>
      <w:lvlText w:val="%2."/>
      <w:lvlJc w:val="right"/>
      <w:pPr>
        <w:ind w:left="810" w:hanging="18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color w:val="00497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60" w:hanging="360"/>
      </w:pPr>
      <w:rPr>
        <w:rFonts w:ascii="Arial" w:cs="Arial" w:eastAsia="Arial" w:hAnsi="Arial"/>
        <w:b w:val="1"/>
        <w:bCs w:val="1"/>
        <w:i w:val="0"/>
        <w:iCs w:val="0"/>
        <w:color w:val="000000"/>
        <w:sz w:val="17"/>
        <w:szCs w:val="17"/>
        <w:shd w:fill="auto" w:val="clea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36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270" w:hanging="270"/>
      </w:pPr>
      <w:rPr>
        <w:rFonts w:ascii="Noto Sans Symbols" w:cs="Noto Sans Symbols" w:eastAsia="Noto Sans Symbols" w:hAnsi="Noto Sans Symbols"/>
        <w:color w:val="004976"/>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360" w:hanging="180"/>
      </w:pPr>
      <w:rPr>
        <w:color w:val="00497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50" w:hanging="270"/>
      </w:pPr>
      <w:rPr>
        <w:color w:val="004976"/>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540" w:hanging="270"/>
      </w:pPr>
      <w:rPr>
        <w:color w:val="004976"/>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360" w:hanging="18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right"/>
      <w:pPr>
        <w:ind w:left="720" w:hanging="360"/>
      </w:pPr>
      <w:rPr>
        <w:color w:val="009284"/>
        <w:u w:val="none"/>
      </w:rPr>
    </w:lvl>
    <w:lvl w:ilvl="1">
      <w:start w:val="1"/>
      <w:numFmt w:val="decimal"/>
      <w:lvlText w:val="%1.%2."/>
      <w:lvlJc w:val="right"/>
      <w:pPr>
        <w:ind w:left="630" w:hanging="270"/>
      </w:pPr>
      <w:rPr>
        <w:color w:val="00928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bullet"/>
      <w:lvlText w:val="●"/>
      <w:lvlJc w:val="left"/>
      <w:pPr>
        <w:ind w:left="450" w:hanging="270"/>
      </w:pPr>
      <w:rPr>
        <w:u w:val="none"/>
      </w:rPr>
    </w:lvl>
    <w:lvl w:ilvl="1">
      <w:start w:val="1"/>
      <w:numFmt w:val="lowerRoman"/>
      <w:lvlText w:val="%2."/>
      <w:lvlJc w:val="right"/>
      <w:pPr>
        <w:ind w:left="810" w:hanging="18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360" w:hanging="180"/>
      </w:pPr>
      <w:rPr>
        <w:color w:val="00497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7"/>
        <w:szCs w:val="17"/>
        <w:lang w:val="en-AU"/>
      </w:rPr>
    </w:rPrDefault>
    <w:pPrDefault>
      <w:pPr>
        <w:spacing w:after="200" w:line="276" w:lineRule="auto"/>
        <w:ind w:right="-33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60" w:lineRule="auto"/>
      <w:ind w:left="720" w:right="1110" w:hanging="360"/>
    </w:pPr>
    <w:rPr>
      <w:rFonts w:ascii="Arial Black" w:cs="Arial Black" w:eastAsia="Arial Black" w:hAnsi="Arial Black"/>
      <w:b w:val="1"/>
      <w:bCs w:val="1"/>
      <w:color w:val="009384"/>
      <w:sz w:val="40"/>
      <w:szCs w:val="40"/>
    </w:rPr>
  </w:style>
  <w:style w:type="paragraph" w:styleId="Heading2">
    <w:name w:val="heading 2"/>
    <w:basedOn w:val="Normal"/>
    <w:next w:val="Normal"/>
    <w:pPr>
      <w:keepNext w:val="1"/>
      <w:keepLines w:val="1"/>
      <w:pBdr>
        <w:bottom w:color="000000" w:space="0" w:sz="0" w:val="none"/>
      </w:pBdr>
      <w:spacing w:after="0" w:line="360" w:lineRule="auto"/>
      <w:ind w:left="630" w:right="1110" w:hanging="270"/>
    </w:pPr>
    <w:rPr>
      <w:rFonts w:ascii="Arial Black" w:cs="Arial Black" w:eastAsia="Arial Black" w:hAnsi="Arial Black"/>
      <w:color w:val="009384"/>
    </w:rPr>
  </w:style>
  <w:style w:type="paragraph" w:styleId="Heading3">
    <w:name w:val="heading 3"/>
    <w:basedOn w:val="Normal"/>
    <w:next w:val="Normal"/>
    <w:pPr>
      <w:keepNext w:val="1"/>
      <w:pBdr>
        <w:bottom w:color="000000" w:space="0" w:sz="0" w:val="none"/>
      </w:pBdr>
      <w:spacing w:after="0" w:line="360" w:lineRule="auto"/>
      <w:ind w:left="630" w:right="1110"/>
    </w:pPr>
    <w:rPr>
      <w:b w:val="1"/>
      <w:bCs w:val="1"/>
      <w:color w:val="009384"/>
    </w:rPr>
  </w:style>
  <w:style w:type="paragraph" w:styleId="Heading4">
    <w:name w:val="heading 4"/>
    <w:basedOn w:val="Normal"/>
    <w:next w:val="Normal"/>
    <w:pPr>
      <w:keepNext w:val="1"/>
      <w:spacing w:after="0" w:lineRule="auto"/>
      <w:ind w:right="480"/>
    </w:pPr>
    <w:rPr>
      <w:shd w:fill="fff2cc" w:val="clear"/>
    </w:rPr>
  </w:style>
  <w:style w:type="paragraph" w:styleId="Heading5">
    <w:name w:val="heading 5"/>
    <w:basedOn w:val="Normal"/>
    <w:next w:val="Normal"/>
    <w:pPr>
      <w:keepNext w:val="1"/>
      <w:keepLines w:val="1"/>
      <w:spacing w:line="288" w:lineRule="auto"/>
      <w:ind w:right="0"/>
    </w:pPr>
    <w:rPr>
      <w:shd w:fill="efefef" w:val="clear"/>
    </w:rPr>
  </w:style>
  <w:style w:type="paragraph" w:styleId="Heading6">
    <w:name w:val="heading 6"/>
    <w:basedOn w:val="Normal"/>
    <w:next w:val="Normal"/>
    <w:pPr>
      <w:pBdr>
        <w:bottom w:color="000000" w:space="0" w:sz="0" w:val="none"/>
      </w:pBdr>
      <w:spacing w:line="360" w:lineRule="auto"/>
      <w:ind w:right="195"/>
    </w:pPr>
    <w:rPr>
      <w:rFonts w:ascii="Arial Black" w:cs="Arial Black" w:eastAsia="Arial Black" w:hAnsi="Arial Black"/>
      <w:color w:val="0092d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before="200" w:line="360" w:lineRule="auto"/>
      <w:ind w:left="180" w:right="300"/>
    </w:pPr>
    <w:rPr>
      <w:i w:val="1"/>
      <w:iCs w:val="1"/>
      <w:sz w:val="20"/>
      <w:szCs w:val="2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hyperlink" Target="https://assets.santiago-network.org/Common/Documents/Core/SNAB_2024_2_06.Rev.2-Guidelines-Designation-of-OBNE-4-July-2024-FINAL.pdf" TargetMode="External"/><Relationship Id="rId42" Type="http://schemas.openxmlformats.org/officeDocument/2006/relationships/hyperlink" Target="https://content.unops.org/service-Line-Documents/Infrastructure/Grant-Support-Call-for-Proposals-Instructions-to-Applicants_EN.pdf" TargetMode="External"/><Relationship Id="rId41" Type="http://schemas.openxmlformats.org/officeDocument/2006/relationships/footer" Target="footer3.xml"/><Relationship Id="rId22" Type="http://schemas.openxmlformats.org/officeDocument/2006/relationships/hyperlink" Target="https://santiago-network.org/membership" TargetMode="External"/><Relationship Id="rId44" Type="http://schemas.openxmlformats.org/officeDocument/2006/relationships/hyperlink" Target="https://content.unops.org/service-Line-Documents/Infrastructure/Grant-Support-Call-for-Proposals-Instructions-to-Applicants_EN.pdf" TargetMode="External"/><Relationship Id="rId21" Type="http://schemas.openxmlformats.org/officeDocument/2006/relationships/hyperlink" Target="https://content.unops.org/service-Line-Documents/Infrastructure/Grant-Support-Call-for-Proposals-Instructions-to-Applicants_EN.pdf" TargetMode="External"/><Relationship Id="rId43" Type="http://schemas.openxmlformats.org/officeDocument/2006/relationships/hyperlink" Target="https://assets.santiago-network.org/Common/Documents/Core/SNAB_2024_2_06.Rev.2-Guidelines-Designation-of-OBNE-4-July-2024-FINAL.pdf" TargetMode="External"/><Relationship Id="rId24" Type="http://schemas.openxmlformats.org/officeDocument/2006/relationships/hyperlink" Target="https://assets.santiago-network.org/Common/Documents/Core/SNAB_2024_2_06.Rev.2-Guidelines-Designation-of-OBNE-4-July-2024-FINAL.pdf" TargetMode="External"/><Relationship Id="rId23" Type="http://schemas.openxmlformats.org/officeDocument/2006/relationships/hyperlink" Target="https://assets.santiago-network.org/Common/Documents/Core/SNAB_2024_2_06.Rev.2-Guidelines-Designation-of-OBNE-4-July-2024-FINAL.pdf" TargetMode="External"/><Relationship Id="rId45" Type="http://schemas.openxmlformats.org/officeDocument/2006/relationships/hyperlink" Target="https://assets.santiago-network.org/Common/Documents/Core/SNAB_2024_3_04.Rev.1-Guidelines-on-conflicts-of-interest-06Sep2024-Approved.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6" Type="http://schemas.openxmlformats.org/officeDocument/2006/relationships/hyperlink" Target="https://assets.santiago-network.org/Common/Documents/Core/SNAB_2024_3_06.Rev.2-Guidelines-and-procedures-for-responding-to-requests-for-technical-assistance-06Sep2024-Approved.pdf" TargetMode="External"/><Relationship Id="rId25" Type="http://schemas.openxmlformats.org/officeDocument/2006/relationships/hyperlink" Target="https://assets.santiago-network.org/Common/Documents/Core/Santiago-Network-Conflict-of-Interest-Guidelines-Updated-28-February-2026.pdf" TargetMode="External"/><Relationship Id="rId28" Type="http://schemas.openxmlformats.org/officeDocument/2006/relationships/hyperlink" Target="https://docs.google.com/document/d/1JiTd6j3VAlV0MzP9KWYt1eFJOX6cYMWyOVRH1pH3fKk/edit?usp=drive_link" TargetMode="External"/><Relationship Id="rId27" Type="http://schemas.openxmlformats.org/officeDocument/2006/relationships/hyperlink" Target="https://docs.google.com/document/d/1OdviL2kAQ5qzIBj8mfmbO3V9shi6KuI55ILK1Rcucs0/edit?usp=drive_link"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docs.google.com/spreadsheets/d/1SSvOKS00waF0m3CoFOdKa83EBf6pvTHMEuFQqxTDrRs/edit?usp=drive_link" TargetMode="Externa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assets.santiago-network.org/Common/Documents/Core/SNAB_2024_3_06.Rev.2-Guidelines-and-procedures-for-responding-to-requests-for-technical-assistance-06Sep2024-Approved.pdf" TargetMode="External"/><Relationship Id="rId30" Type="http://schemas.openxmlformats.org/officeDocument/2006/relationships/hyperlink" Target="https://content.unops.org/service-Line-Documents/Infrastructure/Grant-Support-Call-for-Proposals-Instructions-to-Applicants_EN.pdf" TargetMode="External"/><Relationship Id="rId11" Type="http://schemas.openxmlformats.org/officeDocument/2006/relationships/hyperlink" Target="https://assets.santiago-network.org/Common/Documents/Core/SNAB_2024_3_06.Rev.2-Guidelines-and-procedures-for-responding-to-requests-for-technical-assistance-06Sep2024-Approved.pdf" TargetMode="External"/><Relationship Id="rId33" Type="http://schemas.openxmlformats.org/officeDocument/2006/relationships/hyperlink" Target="https://assets.santiago-network.org/Common/Documents/Core/Santiago-Network-Conflict-of-Interest-Guidelines-Updated-28-February-2026.pdf" TargetMode="External"/><Relationship Id="rId10" Type="http://schemas.openxmlformats.org/officeDocument/2006/relationships/image" Target="media/image1.png"/><Relationship Id="rId32" Type="http://schemas.openxmlformats.org/officeDocument/2006/relationships/hyperlink" Target="https://assets.santiago-network.org/Common/Documents/Core/SNAB_2024_3_08.Rev.3-Guidelines-for-managing-funding-06Sep2024-Approved.pdf" TargetMode="External"/><Relationship Id="rId13" Type="http://schemas.openxmlformats.org/officeDocument/2006/relationships/hyperlink" Target="https://assets.santiago-network.org/Common/Documents/Core/SNAB_2024_3_04.Rev.1-Guidelines-on-conflicts-of-interest-06Sep2024-Approved.pdf" TargetMode="External"/><Relationship Id="rId35" Type="http://schemas.openxmlformats.org/officeDocument/2006/relationships/hyperlink" Target="https://content.unops.org/service-Line-Documents/Infrastructure/Grant-Support-Call-for-Proposals-Instructions-to-Applicants_EN.pdf" TargetMode="External"/><Relationship Id="rId12" Type="http://schemas.openxmlformats.org/officeDocument/2006/relationships/hyperlink" Target="https://drive.google.com/file/d/16TXX85crscNLY-Gsg_cp-bRlJ0xoBLTN/view" TargetMode="External"/><Relationship Id="rId34" Type="http://schemas.openxmlformats.org/officeDocument/2006/relationships/hyperlink" Target="http://grantplus.unops.org" TargetMode="External"/><Relationship Id="rId15" Type="http://schemas.openxmlformats.org/officeDocument/2006/relationships/hyperlink" Target="https://medd.gov.gn/file/2024/06/Strategie_SNRRC-2024_2030.pdf" TargetMode="External"/><Relationship Id="rId37" Type="http://schemas.openxmlformats.org/officeDocument/2006/relationships/header" Target="header2.xml"/><Relationship Id="rId14" Type="http://schemas.openxmlformats.org/officeDocument/2006/relationships/hyperlink" Target="https://assets.santiago-network.org/Common/Documents/Core/SNAB_2024_2_06.Rev.2-Guidelines-Designation-of-OBNE-4-July-2024-FINAL.pdf" TargetMode="External"/><Relationship Id="rId36" Type="http://schemas.openxmlformats.org/officeDocument/2006/relationships/header" Target="header1.xml"/><Relationship Id="rId17" Type="http://schemas.openxmlformats.org/officeDocument/2006/relationships/hyperlink" Target="https://assets.santiago-network.org/Common/Documents/Core/SNAB_2024_3_06.Rev.2-Guidelines-and-procedures-for-responding-to-requests-for-technical-assistance-06Sep2024-Approved.pdf" TargetMode="External"/><Relationship Id="rId39" Type="http://schemas.openxmlformats.org/officeDocument/2006/relationships/footer" Target="footer1.xml"/><Relationship Id="rId16" Type="http://schemas.openxmlformats.org/officeDocument/2006/relationships/hyperlink" Target="https://www.worldbank.org/en/news/press-release/2025/08/04/guinea-strengthening-emergency-response-capacity-and-sustaining-support-to-vulnerable-households" TargetMode="External"/><Relationship Id="rId38" Type="http://schemas.openxmlformats.org/officeDocument/2006/relationships/header" Target="header3.xml"/><Relationship Id="rId19" Type="http://schemas.openxmlformats.org/officeDocument/2006/relationships/hyperlink" Target="https://assets.santiago-network.org/Common/Documents/Core/SNAB_2024_2_06.Rev.2-Guidelines-Designation-of-OBNE-4-July-2024-FINAL.pdf" TargetMode="External"/><Relationship Id="rId18" Type="http://schemas.openxmlformats.org/officeDocument/2006/relationships/hyperlink" Target="https://assets.santiago-network.org/Common/Documents/Core/SNAB_2024_3_06.Rev.2-Guidelines-and-procedures-for-responding-to-requests-for-technical-assistance-06Sep2024-Approved.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OpenSans-regular.ttf"/><Relationship Id="rId5" Type="http://schemas.openxmlformats.org/officeDocument/2006/relationships/font" Target="fonts/OpenSans-bold.ttf"/><Relationship Id="rId6" Type="http://schemas.openxmlformats.org/officeDocument/2006/relationships/font" Target="fonts/OpenSans-italic.ttf"/><Relationship Id="rId7" Type="http://schemas.openxmlformats.org/officeDocument/2006/relationships/font" Target="fonts/OpenSans-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unfccc.int/documents/636316" TargetMode="External"/><Relationship Id="rId2" Type="http://schemas.openxmlformats.org/officeDocument/2006/relationships/hyperlink" Target="https://unfccc.int/documents/636315" TargetMode="External"/><Relationship Id="rId3" Type="http://schemas.openxmlformats.org/officeDocument/2006/relationships/hyperlink" Target="https://content.unops.org/service-Line-Documents/Infrastructure/Grant-Support-Call-for-Proposals-Instructions-to-Applicants_EN.pdf" TargetMode="External"/><Relationship Id="rId4" Type="http://schemas.openxmlformats.org/officeDocument/2006/relationships/hyperlink" Target="https://content.unops.org/documents/libraries/policies-2020/operational-directives-and-instructions/management-of-unops-partners-and-resulting-agreements/en/OI.IPS-Grant-Support-2.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ZgKs6+pdZQra42f+op7mDOqH7w==">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